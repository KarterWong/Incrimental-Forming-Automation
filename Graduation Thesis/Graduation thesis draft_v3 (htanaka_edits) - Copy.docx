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7917F" w14:textId="199166C6" w:rsidR="00712403" w:rsidRPr="00240134" w:rsidRDefault="00712403" w:rsidP="00FE6296">
      <w:pPr>
        <w:pStyle w:val="a"/>
        <w:spacing w:after="720"/>
        <w:rPr>
          <w:rFonts w:ascii="Times New Roman" w:eastAsia="MS PMincho" w:hAnsi="Times New Roman"/>
          <w:sz w:val="42"/>
          <w:szCs w:val="42"/>
        </w:rPr>
      </w:pPr>
      <w:r w:rsidRPr="00240134">
        <w:rPr>
          <w:rFonts w:ascii="Times New Roman" w:eastAsia="MS PMincho" w:hAnsi="Times New Roman"/>
          <w:sz w:val="42"/>
          <w:szCs w:val="42"/>
        </w:rPr>
        <w:t>2025</w:t>
      </w:r>
      <w:r w:rsidR="00AE4A3B" w:rsidRPr="00240134">
        <w:rPr>
          <w:rFonts w:ascii="Times New Roman" w:eastAsia="MS PMincho" w:hAnsi="Times New Roman"/>
          <w:sz w:val="42"/>
          <w:szCs w:val="42"/>
        </w:rPr>
        <w:t xml:space="preserve"> </w:t>
      </w:r>
      <w:r w:rsidR="000851F8" w:rsidRPr="00240134">
        <w:rPr>
          <w:rFonts w:ascii="Times New Roman" w:eastAsia="MS PMincho" w:hAnsi="Times New Roman"/>
          <w:sz w:val="42"/>
          <w:szCs w:val="42"/>
        </w:rPr>
        <w:t>Bachelor's</w:t>
      </w:r>
      <w:r w:rsidR="00AE4A3B" w:rsidRPr="00240134">
        <w:rPr>
          <w:rFonts w:ascii="Times New Roman" w:eastAsia="MS PMincho" w:hAnsi="Times New Roman"/>
          <w:sz w:val="42"/>
          <w:szCs w:val="42"/>
        </w:rPr>
        <w:t xml:space="preserve"> Graduation Thesis</w:t>
      </w:r>
    </w:p>
    <w:p w14:paraId="5F0C12CF" w14:textId="77777777" w:rsidR="003F765C" w:rsidRPr="00240134" w:rsidRDefault="003F765C" w:rsidP="00FE6296">
      <w:pPr>
        <w:pStyle w:val="a"/>
        <w:spacing w:after="720"/>
        <w:rPr>
          <w:rFonts w:ascii="Times New Roman" w:eastAsia="MS PMincho" w:hAnsi="Times New Roman"/>
          <w:sz w:val="42"/>
          <w:szCs w:val="42"/>
        </w:rPr>
      </w:pPr>
    </w:p>
    <w:p w14:paraId="2A056937" w14:textId="25274323" w:rsidR="00712403" w:rsidRPr="00240134" w:rsidRDefault="00AE4A3B" w:rsidP="00FE6296">
      <w:pPr>
        <w:pStyle w:val="Title"/>
        <w:jc w:val="center"/>
        <w:rPr>
          <w:rFonts w:ascii="Times New Roman" w:hAnsi="Times New Roman" w:cs="Times New Roman"/>
          <w:sz w:val="42"/>
          <w:szCs w:val="42"/>
        </w:rPr>
      </w:pPr>
      <w:r w:rsidRPr="00240134">
        <w:rPr>
          <w:rFonts w:ascii="Times New Roman" w:hAnsi="Times New Roman" w:cs="Times New Roman"/>
          <w:sz w:val="42"/>
          <w:szCs w:val="42"/>
        </w:rPr>
        <w:t xml:space="preserve">Development of </w:t>
      </w:r>
      <w:r w:rsidR="00382423" w:rsidRPr="00240134">
        <w:rPr>
          <w:rFonts w:ascii="Times New Roman" w:hAnsi="Times New Roman" w:cs="Times New Roman"/>
          <w:sz w:val="42"/>
          <w:szCs w:val="42"/>
        </w:rPr>
        <w:t>the CA</w:t>
      </w:r>
      <w:r w:rsidR="0053059D" w:rsidRPr="00240134">
        <w:rPr>
          <w:rFonts w:ascii="Times New Roman" w:hAnsi="Times New Roman" w:cs="Times New Roman"/>
          <w:sz w:val="42"/>
          <w:szCs w:val="42"/>
        </w:rPr>
        <w:t>M system for Incremental forming from 3D CAD data</w:t>
      </w:r>
    </w:p>
    <w:p w14:paraId="2CA21FAD" w14:textId="77777777" w:rsidR="00712403" w:rsidRPr="00240134" w:rsidRDefault="00712403" w:rsidP="00FE6296">
      <w:pPr>
        <w:jc w:val="center"/>
        <w:rPr>
          <w:rFonts w:ascii="Times New Roman" w:hAnsi="Times New Roman" w:cs="Times New Roman"/>
          <w:sz w:val="42"/>
          <w:szCs w:val="42"/>
        </w:rPr>
      </w:pPr>
    </w:p>
    <w:p w14:paraId="1AC9A08A" w14:textId="77777777" w:rsidR="00055AE5" w:rsidRPr="00240134" w:rsidRDefault="00055AE5" w:rsidP="00887AA6">
      <w:pPr>
        <w:rPr>
          <w:rFonts w:ascii="Times New Roman" w:hAnsi="Times New Roman" w:cs="Times New Roman"/>
          <w:sz w:val="42"/>
          <w:szCs w:val="42"/>
        </w:rPr>
      </w:pPr>
    </w:p>
    <w:p w14:paraId="463119C6" w14:textId="77777777" w:rsidR="002836A4" w:rsidRPr="00240134" w:rsidRDefault="00FE6296" w:rsidP="00FE6296">
      <w:pPr>
        <w:jc w:val="center"/>
        <w:rPr>
          <w:rFonts w:ascii="Times New Roman" w:hAnsi="Times New Roman" w:cs="Times New Roman"/>
          <w:sz w:val="42"/>
          <w:szCs w:val="42"/>
        </w:rPr>
      </w:pPr>
      <w:r w:rsidRPr="00240134">
        <w:rPr>
          <w:rFonts w:ascii="Times New Roman" w:hAnsi="Times New Roman" w:cs="Times New Roman"/>
          <w:sz w:val="42"/>
          <w:szCs w:val="42"/>
        </w:rPr>
        <w:t>Sophia University</w:t>
      </w:r>
    </w:p>
    <w:p w14:paraId="35EC2355" w14:textId="2C294461" w:rsidR="00FE6296" w:rsidRPr="00240134" w:rsidRDefault="00FE6296" w:rsidP="00FE6296">
      <w:pPr>
        <w:jc w:val="center"/>
        <w:rPr>
          <w:rFonts w:ascii="Times New Roman" w:hAnsi="Times New Roman" w:cs="Times New Roman"/>
          <w:sz w:val="42"/>
          <w:szCs w:val="42"/>
        </w:rPr>
      </w:pPr>
      <w:r w:rsidRPr="00240134">
        <w:rPr>
          <w:rFonts w:ascii="Times New Roman" w:hAnsi="Times New Roman" w:cs="Times New Roman"/>
          <w:sz w:val="42"/>
          <w:szCs w:val="42"/>
        </w:rPr>
        <w:t>Faculty of Science and Technology</w:t>
      </w:r>
    </w:p>
    <w:p w14:paraId="67487E82" w14:textId="77777777" w:rsidR="00055AE5" w:rsidRPr="00055AE5" w:rsidRDefault="00055AE5" w:rsidP="00055AE5">
      <w:pPr>
        <w:spacing w:after="0"/>
        <w:jc w:val="center"/>
        <w:rPr>
          <w:rFonts w:ascii="Times New Roman" w:hAnsi="Times New Roman" w:cs="Times New Roman"/>
          <w:sz w:val="42"/>
          <w:szCs w:val="42"/>
          <w:lang w:val="en-US"/>
        </w:rPr>
      </w:pPr>
      <w:r w:rsidRPr="00055AE5">
        <w:rPr>
          <w:rFonts w:ascii="Times New Roman" w:hAnsi="Times New Roman" w:cs="Times New Roman"/>
          <w:sz w:val="42"/>
          <w:szCs w:val="42"/>
          <w:lang w:val="en-US"/>
        </w:rPr>
        <w:t>Green Engineering and Applied Sciences Course</w:t>
      </w:r>
    </w:p>
    <w:p w14:paraId="26271BAD" w14:textId="109BB4B6" w:rsidR="00712403" w:rsidRPr="00240134" w:rsidRDefault="00FE6296" w:rsidP="00FE6296">
      <w:pPr>
        <w:jc w:val="center"/>
        <w:rPr>
          <w:rFonts w:ascii="Times New Roman" w:hAnsi="Times New Roman" w:cs="Times New Roman"/>
          <w:sz w:val="42"/>
          <w:szCs w:val="42"/>
        </w:rPr>
      </w:pPr>
      <w:r w:rsidRPr="00240134">
        <w:rPr>
          <w:rFonts w:ascii="Times New Roman" w:hAnsi="Times New Roman" w:cs="Times New Roman"/>
          <w:sz w:val="42"/>
          <w:szCs w:val="42"/>
        </w:rPr>
        <w:t>Precision Engineering Research Group</w:t>
      </w:r>
    </w:p>
    <w:p w14:paraId="5F99C25F" w14:textId="77777777" w:rsidR="00FE6296" w:rsidRPr="00240134" w:rsidRDefault="00FE6296" w:rsidP="00712403">
      <w:pPr>
        <w:jc w:val="center"/>
        <w:rPr>
          <w:rFonts w:ascii="Times New Roman" w:hAnsi="Times New Roman" w:cs="Times New Roman"/>
          <w:sz w:val="42"/>
          <w:szCs w:val="42"/>
        </w:rPr>
      </w:pPr>
    </w:p>
    <w:p w14:paraId="7815CDCF" w14:textId="77777777" w:rsidR="003F765C" w:rsidRPr="00240134" w:rsidRDefault="003F765C" w:rsidP="00712403">
      <w:pPr>
        <w:jc w:val="center"/>
        <w:rPr>
          <w:rFonts w:ascii="Times New Roman" w:hAnsi="Times New Roman" w:cs="Times New Roman"/>
          <w:sz w:val="42"/>
          <w:szCs w:val="42"/>
        </w:rPr>
      </w:pPr>
    </w:p>
    <w:p w14:paraId="476F84DD" w14:textId="77777777" w:rsidR="00055AE5" w:rsidRPr="00240134" w:rsidRDefault="00055AE5" w:rsidP="00712403">
      <w:pPr>
        <w:jc w:val="center"/>
        <w:rPr>
          <w:rFonts w:ascii="Times New Roman" w:hAnsi="Times New Roman" w:cs="Times New Roman"/>
          <w:sz w:val="42"/>
          <w:szCs w:val="42"/>
        </w:rPr>
      </w:pPr>
    </w:p>
    <w:p w14:paraId="455D84AE" w14:textId="124E65FD" w:rsidR="00712403" w:rsidRPr="00240134" w:rsidRDefault="00FE6296" w:rsidP="00712403">
      <w:pPr>
        <w:pStyle w:val="Subtitle"/>
        <w:rPr>
          <w:rFonts w:ascii="Times New Roman" w:eastAsia="MS PMincho" w:hAnsi="Times New Roman" w:cs="Times New Roman"/>
          <w:sz w:val="42"/>
          <w:szCs w:val="42"/>
        </w:rPr>
      </w:pPr>
      <w:r w:rsidRPr="00240134">
        <w:rPr>
          <w:rFonts w:ascii="Times New Roman" w:eastAsia="MS PMincho" w:hAnsi="Times New Roman" w:cs="Times New Roman"/>
          <w:sz w:val="42"/>
          <w:szCs w:val="42"/>
        </w:rPr>
        <w:t>A2177802</w:t>
      </w:r>
    </w:p>
    <w:p w14:paraId="4CB2781D" w14:textId="098DAF09" w:rsidR="006269FA" w:rsidRPr="00240134" w:rsidRDefault="00FE6296" w:rsidP="00FE6296">
      <w:pPr>
        <w:pStyle w:val="Subtitle"/>
        <w:rPr>
          <w:rFonts w:ascii="Times New Roman" w:eastAsia="MS PMincho" w:hAnsi="Times New Roman" w:cs="Times New Roman"/>
          <w:sz w:val="42"/>
          <w:szCs w:val="42"/>
          <w:lang w:val="en-US"/>
        </w:rPr>
      </w:pPr>
      <w:r w:rsidRPr="00240134">
        <w:rPr>
          <w:rFonts w:ascii="Times New Roman" w:eastAsia="MS PMincho" w:hAnsi="Times New Roman" w:cs="Times New Roman"/>
          <w:sz w:val="42"/>
          <w:szCs w:val="42"/>
          <w:lang w:val="en-US"/>
        </w:rPr>
        <w:t>K</w:t>
      </w:r>
      <w:commentRangeStart w:id="0"/>
      <w:r w:rsidRPr="00240134">
        <w:rPr>
          <w:rFonts w:ascii="Times New Roman" w:eastAsia="MS PMincho" w:hAnsi="Times New Roman" w:cs="Times New Roman"/>
          <w:sz w:val="42"/>
          <w:szCs w:val="42"/>
          <w:lang w:val="en-US"/>
        </w:rPr>
        <w:t>arter Wong</w:t>
      </w:r>
      <w:commentRangeEnd w:id="0"/>
      <w:r w:rsidR="00372E94">
        <w:rPr>
          <w:rStyle w:val="CommentReference"/>
          <w:rFonts w:eastAsiaTheme="minorEastAsia" w:cstheme="minorBidi"/>
          <w:color w:val="auto"/>
          <w:spacing w:val="0"/>
        </w:rPr>
        <w:commentReference w:id="0"/>
      </w:r>
    </w:p>
    <w:sdt>
      <w:sdtPr>
        <w:rPr>
          <w:rFonts w:ascii="Times New Roman" w:eastAsiaTheme="minorEastAsia" w:hAnsi="Times New Roman" w:cs="Times New Roman"/>
          <w:color w:val="auto"/>
          <w:kern w:val="2"/>
          <w:sz w:val="21"/>
          <w:szCs w:val="22"/>
          <w:lang w:val="en"/>
        </w:rPr>
        <w:id w:val="2140837615"/>
        <w:docPartObj>
          <w:docPartGallery w:val="Table of Contents"/>
          <w:docPartUnique/>
        </w:docPartObj>
      </w:sdtPr>
      <w:sdtEndPr>
        <w:rPr>
          <w:b/>
          <w:bCs/>
          <w:noProof/>
        </w:rPr>
      </w:sdtEndPr>
      <w:sdtContent>
        <w:commentRangeStart w:id="1" w:displacedByCustomXml="prev"/>
        <w:p w14:paraId="7B3A6272" w14:textId="6545BF6C" w:rsidR="000D37C0" w:rsidRPr="00240134" w:rsidRDefault="000D37C0">
          <w:pPr>
            <w:pStyle w:val="TOCHeading"/>
            <w:rPr>
              <w:rFonts w:ascii="Times New Roman" w:hAnsi="Times New Roman" w:cs="Times New Roman"/>
            </w:rPr>
          </w:pPr>
          <w:r w:rsidRPr="00240134">
            <w:rPr>
              <w:rFonts w:ascii="Times New Roman" w:hAnsi="Times New Roman" w:cs="Times New Roman"/>
            </w:rPr>
            <w:t>Table of Contents</w:t>
          </w:r>
          <w:commentRangeEnd w:id="1"/>
          <w:r w:rsidR="00372E94">
            <w:rPr>
              <w:rStyle w:val="CommentReference"/>
              <w:rFonts w:asciiTheme="minorHAnsi" w:eastAsiaTheme="minorEastAsia" w:hAnsiTheme="minorHAnsi" w:cstheme="minorBidi"/>
              <w:color w:val="auto"/>
              <w:kern w:val="2"/>
              <w:lang w:val="en"/>
            </w:rPr>
            <w:commentReference w:id="1"/>
          </w:r>
        </w:p>
        <w:p w14:paraId="60D9A5C2" w14:textId="6FE2CA66" w:rsidR="007B420D" w:rsidRPr="00240134" w:rsidRDefault="000D37C0">
          <w:pPr>
            <w:pStyle w:val="TOC1"/>
            <w:tabs>
              <w:tab w:val="right" w:pos="8494"/>
            </w:tabs>
            <w:rPr>
              <w:rFonts w:ascii="Times New Roman" w:hAnsi="Times New Roman" w:cs="Times New Roman"/>
              <w:b w:val="0"/>
              <w:bCs w:val="0"/>
              <w:i w:val="0"/>
              <w:iCs w:val="0"/>
              <w:noProof/>
              <w:lang w:val="en-US"/>
              <w14:ligatures w14:val="standardContextual"/>
            </w:rPr>
          </w:pPr>
          <w:r w:rsidRPr="00240134">
            <w:rPr>
              <w:rFonts w:ascii="Times New Roman" w:hAnsi="Times New Roman" w:cs="Times New Roman"/>
            </w:rPr>
            <w:fldChar w:fldCharType="begin"/>
          </w:r>
          <w:r w:rsidRPr="00240134">
            <w:rPr>
              <w:rFonts w:ascii="Times New Roman" w:hAnsi="Times New Roman" w:cs="Times New Roman"/>
            </w:rPr>
            <w:instrText xml:space="preserve"> TOC \o "1-3" \h \z \u </w:instrText>
          </w:r>
          <w:r w:rsidRPr="00240134">
            <w:rPr>
              <w:rFonts w:ascii="Times New Roman" w:hAnsi="Times New Roman" w:cs="Times New Roman"/>
            </w:rPr>
            <w:fldChar w:fldCharType="separate"/>
          </w:r>
          <w:hyperlink w:anchor="_Toc199427540" w:history="1">
            <w:r w:rsidR="007B420D" w:rsidRPr="00240134">
              <w:rPr>
                <w:rStyle w:val="Hyperlink"/>
                <w:rFonts w:ascii="Times New Roman" w:hAnsi="Times New Roman" w:cs="Times New Roman"/>
                <w:noProof/>
              </w:rPr>
              <w:t>Chapter 1: Introduction</w:t>
            </w:r>
            <w:r w:rsidR="007B420D" w:rsidRPr="00240134">
              <w:rPr>
                <w:rFonts w:ascii="Times New Roman" w:hAnsi="Times New Roman" w:cs="Times New Roman"/>
                <w:noProof/>
                <w:webHidden/>
              </w:rPr>
              <w:tab/>
            </w:r>
            <w:r w:rsidR="007B420D" w:rsidRPr="00240134">
              <w:rPr>
                <w:rFonts w:ascii="Times New Roman" w:hAnsi="Times New Roman" w:cs="Times New Roman"/>
                <w:noProof/>
                <w:webHidden/>
              </w:rPr>
              <w:fldChar w:fldCharType="begin"/>
            </w:r>
            <w:r w:rsidR="007B420D" w:rsidRPr="00240134">
              <w:rPr>
                <w:rFonts w:ascii="Times New Roman" w:hAnsi="Times New Roman" w:cs="Times New Roman"/>
                <w:noProof/>
                <w:webHidden/>
              </w:rPr>
              <w:instrText xml:space="preserve"> PAGEREF _Toc199427540 \h </w:instrText>
            </w:r>
            <w:r w:rsidR="007B420D" w:rsidRPr="00240134">
              <w:rPr>
                <w:rFonts w:ascii="Times New Roman" w:hAnsi="Times New Roman" w:cs="Times New Roman"/>
                <w:noProof/>
                <w:webHidden/>
              </w:rPr>
            </w:r>
            <w:r w:rsidR="007B420D" w:rsidRPr="00240134">
              <w:rPr>
                <w:rFonts w:ascii="Times New Roman" w:hAnsi="Times New Roman" w:cs="Times New Roman"/>
                <w:noProof/>
                <w:webHidden/>
              </w:rPr>
              <w:fldChar w:fldCharType="separate"/>
            </w:r>
            <w:r w:rsidR="007B420D" w:rsidRPr="00240134">
              <w:rPr>
                <w:rFonts w:ascii="Times New Roman" w:hAnsi="Times New Roman" w:cs="Times New Roman"/>
                <w:noProof/>
                <w:webHidden/>
              </w:rPr>
              <w:t>3</w:t>
            </w:r>
            <w:r w:rsidR="007B420D" w:rsidRPr="00240134">
              <w:rPr>
                <w:rFonts w:ascii="Times New Roman" w:hAnsi="Times New Roman" w:cs="Times New Roman"/>
                <w:noProof/>
                <w:webHidden/>
              </w:rPr>
              <w:fldChar w:fldCharType="end"/>
            </w:r>
          </w:hyperlink>
        </w:p>
        <w:p w14:paraId="18B8F24C" w14:textId="2351A6E1" w:rsidR="007B420D" w:rsidRPr="00240134" w:rsidRDefault="007B420D">
          <w:pPr>
            <w:pStyle w:val="TOC2"/>
            <w:tabs>
              <w:tab w:val="right" w:pos="8494"/>
            </w:tabs>
            <w:rPr>
              <w:rFonts w:ascii="Times New Roman" w:hAnsi="Times New Roman" w:cs="Times New Roman"/>
              <w:i w:val="0"/>
              <w:iCs w:val="0"/>
              <w:noProof/>
              <w:sz w:val="24"/>
              <w:szCs w:val="24"/>
              <w:lang w:val="en-US"/>
              <w14:ligatures w14:val="standardContextual"/>
            </w:rPr>
          </w:pPr>
          <w:hyperlink w:anchor="_Toc199427541" w:history="1">
            <w:r w:rsidRPr="00240134">
              <w:rPr>
                <w:rStyle w:val="Hyperlink"/>
                <w:rFonts w:ascii="Times New Roman" w:hAnsi="Times New Roman" w:cs="Times New Roman"/>
                <w:noProof/>
              </w:rPr>
              <w:t>1.1 Background information</w:t>
            </w:r>
            <w:r w:rsidRPr="00240134">
              <w:rPr>
                <w:rFonts w:ascii="Times New Roman" w:hAnsi="Times New Roman" w:cs="Times New Roman"/>
                <w:noProof/>
                <w:webHidden/>
              </w:rPr>
              <w:tab/>
            </w:r>
            <w:r w:rsidRPr="00240134">
              <w:rPr>
                <w:rFonts w:ascii="Times New Roman" w:hAnsi="Times New Roman" w:cs="Times New Roman"/>
                <w:noProof/>
                <w:webHidden/>
              </w:rPr>
              <w:fldChar w:fldCharType="begin"/>
            </w:r>
            <w:r w:rsidRPr="00240134">
              <w:rPr>
                <w:rFonts w:ascii="Times New Roman" w:hAnsi="Times New Roman" w:cs="Times New Roman"/>
                <w:noProof/>
                <w:webHidden/>
              </w:rPr>
              <w:instrText xml:space="preserve"> PAGEREF _Toc199427541 \h </w:instrText>
            </w:r>
            <w:r w:rsidRPr="00240134">
              <w:rPr>
                <w:rFonts w:ascii="Times New Roman" w:hAnsi="Times New Roman" w:cs="Times New Roman"/>
                <w:noProof/>
                <w:webHidden/>
              </w:rPr>
            </w:r>
            <w:r w:rsidRPr="00240134">
              <w:rPr>
                <w:rFonts w:ascii="Times New Roman" w:hAnsi="Times New Roman" w:cs="Times New Roman"/>
                <w:noProof/>
                <w:webHidden/>
              </w:rPr>
              <w:fldChar w:fldCharType="separate"/>
            </w:r>
            <w:r w:rsidRPr="00240134">
              <w:rPr>
                <w:rFonts w:ascii="Times New Roman" w:hAnsi="Times New Roman" w:cs="Times New Roman"/>
                <w:noProof/>
                <w:webHidden/>
              </w:rPr>
              <w:t>3</w:t>
            </w:r>
            <w:r w:rsidRPr="00240134">
              <w:rPr>
                <w:rFonts w:ascii="Times New Roman" w:hAnsi="Times New Roman" w:cs="Times New Roman"/>
                <w:noProof/>
                <w:webHidden/>
              </w:rPr>
              <w:fldChar w:fldCharType="end"/>
            </w:r>
          </w:hyperlink>
        </w:p>
        <w:p w14:paraId="0A3419E4" w14:textId="0E4FAD9A" w:rsidR="007B420D" w:rsidRPr="00240134" w:rsidRDefault="007B420D">
          <w:pPr>
            <w:pStyle w:val="TOC2"/>
            <w:tabs>
              <w:tab w:val="right" w:pos="8494"/>
            </w:tabs>
            <w:rPr>
              <w:rFonts w:ascii="Times New Roman" w:hAnsi="Times New Roman" w:cs="Times New Roman"/>
              <w:i w:val="0"/>
              <w:iCs w:val="0"/>
              <w:noProof/>
              <w:sz w:val="24"/>
              <w:szCs w:val="24"/>
              <w:lang w:val="en-US"/>
              <w14:ligatures w14:val="standardContextual"/>
            </w:rPr>
          </w:pPr>
          <w:hyperlink w:anchor="_Toc199427542" w:history="1">
            <w:r w:rsidRPr="00240134">
              <w:rPr>
                <w:rStyle w:val="Hyperlink"/>
                <w:rFonts w:ascii="Times New Roman" w:hAnsi="Times New Roman" w:cs="Times New Roman"/>
                <w:noProof/>
              </w:rPr>
              <w:t>1.2 Research objectives</w:t>
            </w:r>
            <w:r w:rsidRPr="00240134">
              <w:rPr>
                <w:rFonts w:ascii="Times New Roman" w:hAnsi="Times New Roman" w:cs="Times New Roman"/>
                <w:noProof/>
                <w:webHidden/>
              </w:rPr>
              <w:tab/>
            </w:r>
            <w:r w:rsidRPr="00240134">
              <w:rPr>
                <w:rFonts w:ascii="Times New Roman" w:hAnsi="Times New Roman" w:cs="Times New Roman"/>
                <w:noProof/>
                <w:webHidden/>
              </w:rPr>
              <w:fldChar w:fldCharType="begin"/>
            </w:r>
            <w:r w:rsidRPr="00240134">
              <w:rPr>
                <w:rFonts w:ascii="Times New Roman" w:hAnsi="Times New Roman" w:cs="Times New Roman"/>
                <w:noProof/>
                <w:webHidden/>
              </w:rPr>
              <w:instrText xml:space="preserve"> PAGEREF _Toc199427542 \h </w:instrText>
            </w:r>
            <w:r w:rsidRPr="00240134">
              <w:rPr>
                <w:rFonts w:ascii="Times New Roman" w:hAnsi="Times New Roman" w:cs="Times New Roman"/>
                <w:noProof/>
                <w:webHidden/>
              </w:rPr>
            </w:r>
            <w:r w:rsidRPr="00240134">
              <w:rPr>
                <w:rFonts w:ascii="Times New Roman" w:hAnsi="Times New Roman" w:cs="Times New Roman"/>
                <w:noProof/>
                <w:webHidden/>
              </w:rPr>
              <w:fldChar w:fldCharType="separate"/>
            </w:r>
            <w:r w:rsidRPr="00240134">
              <w:rPr>
                <w:rFonts w:ascii="Times New Roman" w:hAnsi="Times New Roman" w:cs="Times New Roman"/>
                <w:noProof/>
                <w:webHidden/>
              </w:rPr>
              <w:t>3</w:t>
            </w:r>
            <w:r w:rsidRPr="00240134">
              <w:rPr>
                <w:rFonts w:ascii="Times New Roman" w:hAnsi="Times New Roman" w:cs="Times New Roman"/>
                <w:noProof/>
                <w:webHidden/>
              </w:rPr>
              <w:fldChar w:fldCharType="end"/>
            </w:r>
          </w:hyperlink>
        </w:p>
        <w:p w14:paraId="09DFAE59" w14:textId="0BD1EFDC" w:rsidR="000D37C0" w:rsidRPr="00240134" w:rsidRDefault="000D37C0" w:rsidP="002A0ADA">
          <w:pPr>
            <w:rPr>
              <w:rFonts w:ascii="Times New Roman" w:hAnsi="Times New Roman" w:cs="Times New Roman"/>
            </w:rPr>
          </w:pPr>
          <w:r w:rsidRPr="00240134">
            <w:rPr>
              <w:rFonts w:ascii="Times New Roman" w:hAnsi="Times New Roman" w:cs="Times New Roman"/>
              <w:b/>
              <w:bCs/>
              <w:noProof/>
            </w:rPr>
            <w:fldChar w:fldCharType="end"/>
          </w:r>
        </w:p>
      </w:sdtContent>
    </w:sdt>
    <w:p w14:paraId="3D08F637" w14:textId="77777777" w:rsidR="00FE02F8" w:rsidRPr="00FE02F8" w:rsidRDefault="007B420D" w:rsidP="00FE02F8">
      <w:pPr>
        <w:rPr>
          <w:rFonts w:ascii="Times New Roman" w:hAnsi="Times New Roman" w:cs="Times New Roman"/>
          <w:lang w:val="en-US"/>
        </w:rPr>
      </w:pPr>
      <w:r w:rsidRPr="00240134">
        <w:rPr>
          <w:rFonts w:ascii="Times New Roman" w:hAnsi="Times New Roman" w:cs="Times New Roman"/>
        </w:rPr>
        <w:br w:type="page"/>
      </w:r>
      <w:r w:rsidR="00FE02F8" w:rsidRPr="00FE02F8">
        <w:rPr>
          <w:rFonts w:ascii="Times New Roman" w:hAnsi="Times New Roman" w:cs="Times New Roman"/>
          <w:lang w:val="en-US"/>
        </w:rPr>
        <w:lastRenderedPageBreak/>
        <w:t xml:space="preserve">  </w:t>
      </w:r>
      <w:r w:rsidR="00FE02F8" w:rsidRPr="00FE02F8">
        <w:rPr>
          <w:rFonts w:ascii="Times New Roman" w:hAnsi="Times New Roman" w:cs="Times New Roman"/>
          <w:b/>
          <w:bCs/>
          <w:lang w:val="en-US"/>
        </w:rPr>
        <w:t>Abstract</w:t>
      </w:r>
      <w:r w:rsidR="00FE02F8" w:rsidRPr="00FE02F8">
        <w:rPr>
          <w:rFonts w:ascii="Times New Roman" w:hAnsi="Times New Roman" w:cs="Times New Roman"/>
          <w:lang w:val="en-US"/>
        </w:rPr>
        <w:t xml:space="preserve">: Summary of objectives, methods, results, and significance. </w:t>
      </w:r>
    </w:p>
    <w:p w14:paraId="1BDA687C" w14:textId="77777777" w:rsidR="00FE02F8" w:rsidRPr="00FE02F8" w:rsidRDefault="00FE02F8" w:rsidP="00FE02F8">
      <w:pPr>
        <w:rPr>
          <w:rFonts w:ascii="Times New Roman" w:hAnsi="Times New Roman" w:cs="Times New Roman"/>
          <w:lang w:val="en-US"/>
        </w:rPr>
      </w:pPr>
      <w:r w:rsidRPr="00FE02F8">
        <w:rPr>
          <w:rFonts w:ascii="Times New Roman" w:hAnsi="Times New Roman" w:cs="Times New Roman"/>
          <w:lang w:val="en-US"/>
        </w:rPr>
        <w:t xml:space="preserve">  </w:t>
      </w:r>
      <w:r w:rsidRPr="00FE02F8">
        <w:rPr>
          <w:rFonts w:ascii="Times New Roman" w:hAnsi="Times New Roman" w:cs="Times New Roman"/>
          <w:b/>
          <w:bCs/>
          <w:lang w:val="en-US"/>
        </w:rPr>
        <w:t>Chapter 1: Introduction</w:t>
      </w:r>
      <w:r w:rsidRPr="00FE02F8">
        <w:rPr>
          <w:rFonts w:ascii="Times New Roman" w:hAnsi="Times New Roman" w:cs="Times New Roman"/>
          <w:lang w:val="en-US"/>
        </w:rPr>
        <w:t xml:space="preserve"> </w:t>
      </w:r>
    </w:p>
    <w:p w14:paraId="24E721FC" w14:textId="77777777" w:rsidR="00FE02F8" w:rsidRPr="00FE02F8" w:rsidRDefault="00FE02F8" w:rsidP="005856AD">
      <w:pPr>
        <w:numPr>
          <w:ilvl w:val="0"/>
          <w:numId w:val="16"/>
        </w:numPr>
        <w:rPr>
          <w:rFonts w:ascii="Times New Roman" w:hAnsi="Times New Roman" w:cs="Times New Roman"/>
          <w:lang w:val="en-US"/>
        </w:rPr>
      </w:pPr>
      <w:r w:rsidRPr="00FE02F8">
        <w:rPr>
          <w:rFonts w:ascii="Times New Roman" w:hAnsi="Times New Roman" w:cs="Times New Roman"/>
          <w:lang w:val="en-US"/>
        </w:rPr>
        <w:t>1.1 Background: CFRTP in manufacturing, challenges of low-volume production.</w:t>
      </w:r>
    </w:p>
    <w:p w14:paraId="520F7838" w14:textId="77777777" w:rsidR="00FE02F8" w:rsidRPr="00FE02F8" w:rsidRDefault="00FE02F8" w:rsidP="005856AD">
      <w:pPr>
        <w:numPr>
          <w:ilvl w:val="0"/>
          <w:numId w:val="16"/>
        </w:numPr>
        <w:rPr>
          <w:rFonts w:ascii="Times New Roman" w:hAnsi="Times New Roman" w:cs="Times New Roman"/>
          <w:lang w:val="en-US"/>
        </w:rPr>
      </w:pPr>
      <w:r w:rsidRPr="00FE02F8">
        <w:rPr>
          <w:rFonts w:ascii="Times New Roman" w:hAnsi="Times New Roman" w:cs="Times New Roman"/>
          <w:lang w:val="en-US"/>
        </w:rPr>
        <w:t>1.2 Research Objectives: Improving CAM system for incremental forming.</w:t>
      </w:r>
    </w:p>
    <w:p w14:paraId="3683D49C" w14:textId="77777777" w:rsidR="00FE02F8" w:rsidRPr="00FE02F8" w:rsidRDefault="00FE02F8" w:rsidP="00FE02F8">
      <w:pPr>
        <w:rPr>
          <w:rFonts w:ascii="Times New Roman" w:hAnsi="Times New Roman" w:cs="Times New Roman"/>
          <w:lang w:val="en-US"/>
        </w:rPr>
      </w:pPr>
      <w:r w:rsidRPr="00FE02F8">
        <w:rPr>
          <w:rFonts w:ascii="Times New Roman" w:hAnsi="Times New Roman" w:cs="Times New Roman"/>
          <w:lang w:val="en-US"/>
        </w:rPr>
        <w:t xml:space="preserve">  </w:t>
      </w:r>
      <w:r w:rsidRPr="00FE02F8">
        <w:rPr>
          <w:rFonts w:ascii="Times New Roman" w:hAnsi="Times New Roman" w:cs="Times New Roman"/>
          <w:b/>
          <w:bCs/>
          <w:lang w:val="en-US"/>
        </w:rPr>
        <w:t>Chapter 2: Background</w:t>
      </w:r>
      <w:r w:rsidRPr="00FE02F8">
        <w:rPr>
          <w:rFonts w:ascii="Times New Roman" w:hAnsi="Times New Roman" w:cs="Times New Roman"/>
          <w:lang w:val="en-US"/>
        </w:rPr>
        <w:t xml:space="preserve"> </w:t>
      </w:r>
    </w:p>
    <w:p w14:paraId="7A803D75" w14:textId="77777777" w:rsidR="00FE02F8" w:rsidRPr="00FE02F8" w:rsidRDefault="00FE02F8" w:rsidP="005856AD">
      <w:pPr>
        <w:numPr>
          <w:ilvl w:val="0"/>
          <w:numId w:val="17"/>
        </w:numPr>
        <w:rPr>
          <w:rFonts w:ascii="Times New Roman" w:hAnsi="Times New Roman" w:cs="Times New Roman"/>
          <w:lang w:val="en-US"/>
        </w:rPr>
      </w:pPr>
      <w:r w:rsidRPr="00FE02F8">
        <w:rPr>
          <w:rFonts w:ascii="Times New Roman" w:hAnsi="Times New Roman" w:cs="Times New Roman"/>
          <w:lang w:val="en-US"/>
        </w:rPr>
        <w:t>2.1 Incremental Forming: Mechanics, history, types, applications.</w:t>
      </w:r>
    </w:p>
    <w:p w14:paraId="24C2BB13" w14:textId="77777777" w:rsidR="00FE02F8" w:rsidRPr="00FE02F8" w:rsidRDefault="00FE02F8" w:rsidP="005856AD">
      <w:pPr>
        <w:numPr>
          <w:ilvl w:val="0"/>
          <w:numId w:val="17"/>
        </w:numPr>
        <w:rPr>
          <w:rFonts w:ascii="Times New Roman" w:hAnsi="Times New Roman" w:cs="Times New Roman"/>
          <w:lang w:val="en-US"/>
        </w:rPr>
      </w:pPr>
      <w:r w:rsidRPr="00FE02F8">
        <w:rPr>
          <w:rFonts w:ascii="Times New Roman" w:hAnsi="Times New Roman" w:cs="Times New Roman"/>
          <w:lang w:val="en-US"/>
        </w:rPr>
        <w:t>2.2 NC Machine Tools: CNC evolution, G-code specifics.</w:t>
      </w:r>
    </w:p>
    <w:p w14:paraId="5D8F8E42" w14:textId="77777777" w:rsidR="00FE02F8" w:rsidRPr="00FE02F8" w:rsidRDefault="00FE02F8" w:rsidP="005856AD">
      <w:pPr>
        <w:numPr>
          <w:ilvl w:val="0"/>
          <w:numId w:val="17"/>
        </w:numPr>
        <w:rPr>
          <w:rFonts w:ascii="Times New Roman" w:hAnsi="Times New Roman" w:cs="Times New Roman"/>
          <w:lang w:val="en-US"/>
        </w:rPr>
      </w:pPr>
      <w:r w:rsidRPr="00FE02F8">
        <w:rPr>
          <w:rFonts w:ascii="Times New Roman" w:hAnsi="Times New Roman" w:cs="Times New Roman"/>
          <w:lang w:val="en-US"/>
        </w:rPr>
        <w:t>2.3 CFRP: Properties, classifications, applications.</w:t>
      </w:r>
    </w:p>
    <w:p w14:paraId="67516951" w14:textId="77777777" w:rsidR="00FE02F8" w:rsidRPr="00FE02F8" w:rsidRDefault="00FE02F8" w:rsidP="005856AD">
      <w:pPr>
        <w:numPr>
          <w:ilvl w:val="0"/>
          <w:numId w:val="17"/>
        </w:numPr>
        <w:rPr>
          <w:rFonts w:ascii="Times New Roman" w:hAnsi="Times New Roman" w:cs="Times New Roman"/>
          <w:lang w:val="en-US"/>
        </w:rPr>
      </w:pPr>
      <w:r w:rsidRPr="00FE02F8">
        <w:rPr>
          <w:rFonts w:ascii="Times New Roman" w:hAnsi="Times New Roman" w:cs="Times New Roman"/>
          <w:lang w:val="en-US"/>
        </w:rPr>
        <w:t>2.4 Literature Review: Prior work on incremental forming and CAM systems.</w:t>
      </w:r>
    </w:p>
    <w:p w14:paraId="3942457B" w14:textId="77777777" w:rsidR="00FE02F8" w:rsidRPr="00FE02F8" w:rsidRDefault="00FE02F8" w:rsidP="005856AD">
      <w:pPr>
        <w:numPr>
          <w:ilvl w:val="0"/>
          <w:numId w:val="17"/>
        </w:numPr>
        <w:rPr>
          <w:rFonts w:ascii="Times New Roman" w:hAnsi="Times New Roman" w:cs="Times New Roman"/>
          <w:lang w:val="en-US"/>
        </w:rPr>
      </w:pPr>
      <w:r w:rsidRPr="00FE02F8">
        <w:rPr>
          <w:rFonts w:ascii="Times New Roman" w:hAnsi="Times New Roman" w:cs="Times New Roman"/>
          <w:lang w:val="en-US"/>
        </w:rPr>
        <w:t>2.5 Previous Research: Analysis of prior thesis and research gap.</w:t>
      </w:r>
    </w:p>
    <w:p w14:paraId="3E705F98" w14:textId="77777777" w:rsidR="00FE02F8" w:rsidRPr="00FE02F8" w:rsidRDefault="00FE02F8" w:rsidP="00FE02F8">
      <w:pPr>
        <w:rPr>
          <w:rFonts w:ascii="Times New Roman" w:hAnsi="Times New Roman" w:cs="Times New Roman"/>
          <w:lang w:val="en-US"/>
        </w:rPr>
      </w:pPr>
      <w:r w:rsidRPr="00FE02F8">
        <w:rPr>
          <w:rFonts w:ascii="Times New Roman" w:hAnsi="Times New Roman" w:cs="Times New Roman"/>
          <w:lang w:val="en-US"/>
        </w:rPr>
        <w:t xml:space="preserve">  </w:t>
      </w:r>
      <w:r w:rsidRPr="00FE02F8">
        <w:rPr>
          <w:rFonts w:ascii="Times New Roman" w:hAnsi="Times New Roman" w:cs="Times New Roman"/>
          <w:b/>
          <w:bCs/>
          <w:lang w:val="en-US"/>
        </w:rPr>
        <w:t>Chapter 3: Experimental Tools</w:t>
      </w:r>
      <w:r w:rsidRPr="00FE02F8">
        <w:rPr>
          <w:rFonts w:ascii="Times New Roman" w:hAnsi="Times New Roman" w:cs="Times New Roman"/>
          <w:lang w:val="en-US"/>
        </w:rPr>
        <w:t xml:space="preserve"> </w:t>
      </w:r>
    </w:p>
    <w:p w14:paraId="781010DF" w14:textId="77777777" w:rsidR="00FE02F8" w:rsidRPr="00FE02F8" w:rsidRDefault="00FE02F8" w:rsidP="005856AD">
      <w:pPr>
        <w:numPr>
          <w:ilvl w:val="0"/>
          <w:numId w:val="18"/>
        </w:numPr>
        <w:rPr>
          <w:rFonts w:ascii="Times New Roman" w:hAnsi="Times New Roman" w:cs="Times New Roman"/>
          <w:lang w:val="en-US"/>
        </w:rPr>
      </w:pPr>
      <w:r w:rsidRPr="00FE02F8">
        <w:rPr>
          <w:rFonts w:ascii="Times New Roman" w:hAnsi="Times New Roman" w:cs="Times New Roman"/>
          <w:lang w:val="en-US"/>
        </w:rPr>
        <w:t>3.1 Machining Center: Specifications, setup.</w:t>
      </w:r>
    </w:p>
    <w:p w14:paraId="1B64463B" w14:textId="77777777" w:rsidR="00FE02F8" w:rsidRPr="00FE02F8" w:rsidRDefault="00FE02F8" w:rsidP="005856AD">
      <w:pPr>
        <w:numPr>
          <w:ilvl w:val="0"/>
          <w:numId w:val="18"/>
        </w:numPr>
        <w:rPr>
          <w:rFonts w:ascii="Times New Roman" w:hAnsi="Times New Roman" w:cs="Times New Roman"/>
          <w:lang w:val="en-US"/>
        </w:rPr>
      </w:pPr>
      <w:r w:rsidRPr="00FE02F8">
        <w:rPr>
          <w:rFonts w:ascii="Times New Roman" w:hAnsi="Times New Roman" w:cs="Times New Roman"/>
          <w:lang w:val="en-US"/>
        </w:rPr>
        <w:t>3.2 CFRTP Material: Properties, preparation.</w:t>
      </w:r>
    </w:p>
    <w:p w14:paraId="70E70BCA" w14:textId="77777777" w:rsidR="00FE02F8" w:rsidRPr="00FE02F8" w:rsidRDefault="00FE02F8" w:rsidP="005856AD">
      <w:pPr>
        <w:numPr>
          <w:ilvl w:val="0"/>
          <w:numId w:val="18"/>
        </w:numPr>
        <w:rPr>
          <w:rFonts w:ascii="Times New Roman" w:hAnsi="Times New Roman" w:cs="Times New Roman"/>
          <w:lang w:val="en-US"/>
        </w:rPr>
      </w:pPr>
      <w:r w:rsidRPr="00FE02F8">
        <w:rPr>
          <w:rFonts w:ascii="Times New Roman" w:hAnsi="Times New Roman" w:cs="Times New Roman"/>
          <w:lang w:val="en-US"/>
        </w:rPr>
        <w:t>3.3 Oil Bath and Jig: Configuration, justification.</w:t>
      </w:r>
    </w:p>
    <w:p w14:paraId="6ABC33B9" w14:textId="77777777" w:rsidR="00FE02F8" w:rsidRPr="00FE02F8" w:rsidRDefault="00FE02F8" w:rsidP="005856AD">
      <w:pPr>
        <w:numPr>
          <w:ilvl w:val="0"/>
          <w:numId w:val="18"/>
        </w:numPr>
        <w:rPr>
          <w:rFonts w:ascii="Times New Roman" w:hAnsi="Times New Roman" w:cs="Times New Roman"/>
          <w:lang w:val="en-US"/>
        </w:rPr>
      </w:pPr>
      <w:r w:rsidRPr="00FE02F8">
        <w:rPr>
          <w:rFonts w:ascii="Times New Roman" w:hAnsi="Times New Roman" w:cs="Times New Roman"/>
          <w:lang w:val="en-US"/>
        </w:rPr>
        <w:t>3.4 Python and CAM System: Software overview.</w:t>
      </w:r>
    </w:p>
    <w:p w14:paraId="51193D69" w14:textId="77777777" w:rsidR="00FE02F8" w:rsidRPr="00FE02F8" w:rsidRDefault="00FE02F8" w:rsidP="00FE02F8">
      <w:pPr>
        <w:rPr>
          <w:rFonts w:ascii="Times New Roman" w:hAnsi="Times New Roman" w:cs="Times New Roman"/>
          <w:lang w:val="en-US"/>
        </w:rPr>
      </w:pPr>
      <w:r w:rsidRPr="00FE02F8">
        <w:rPr>
          <w:rFonts w:ascii="Times New Roman" w:hAnsi="Times New Roman" w:cs="Times New Roman"/>
          <w:lang w:val="en-US"/>
        </w:rPr>
        <w:t xml:space="preserve">  </w:t>
      </w:r>
      <w:r w:rsidRPr="00FE02F8">
        <w:rPr>
          <w:rFonts w:ascii="Times New Roman" w:hAnsi="Times New Roman" w:cs="Times New Roman"/>
          <w:b/>
          <w:bCs/>
          <w:lang w:val="en-US"/>
        </w:rPr>
        <w:t>Chapter 4: Toolpath Generation</w:t>
      </w:r>
      <w:r w:rsidRPr="00FE02F8">
        <w:rPr>
          <w:rFonts w:ascii="Times New Roman" w:hAnsi="Times New Roman" w:cs="Times New Roman"/>
          <w:lang w:val="en-US"/>
        </w:rPr>
        <w:t xml:space="preserve"> </w:t>
      </w:r>
    </w:p>
    <w:p w14:paraId="5055D2FD" w14:textId="77777777" w:rsidR="00FE02F8" w:rsidRPr="00FE02F8" w:rsidRDefault="00FE02F8" w:rsidP="005856AD">
      <w:pPr>
        <w:numPr>
          <w:ilvl w:val="0"/>
          <w:numId w:val="19"/>
        </w:numPr>
        <w:rPr>
          <w:rFonts w:ascii="Times New Roman" w:hAnsi="Times New Roman" w:cs="Times New Roman"/>
          <w:lang w:val="en-US"/>
        </w:rPr>
      </w:pPr>
      <w:r w:rsidRPr="00FE02F8">
        <w:rPr>
          <w:rFonts w:ascii="Times New Roman" w:hAnsi="Times New Roman" w:cs="Times New Roman"/>
          <w:lang w:val="en-US"/>
        </w:rPr>
        <w:t>4.1 CAM System Overview: Code structure, modules.</w:t>
      </w:r>
    </w:p>
    <w:p w14:paraId="078C18B1" w14:textId="77777777" w:rsidR="00FE02F8" w:rsidRPr="00FE02F8" w:rsidRDefault="00FE02F8" w:rsidP="005856AD">
      <w:pPr>
        <w:numPr>
          <w:ilvl w:val="0"/>
          <w:numId w:val="19"/>
        </w:numPr>
        <w:rPr>
          <w:rFonts w:ascii="Times New Roman" w:hAnsi="Times New Roman" w:cs="Times New Roman"/>
          <w:lang w:val="en-US"/>
        </w:rPr>
      </w:pPr>
      <w:r w:rsidRPr="00FE02F8">
        <w:rPr>
          <w:rFonts w:ascii="Times New Roman" w:hAnsi="Times New Roman" w:cs="Times New Roman"/>
          <w:lang w:val="en-US"/>
        </w:rPr>
        <w:t>4.2 Toolpath Generation: Process, TSP logic, improvements.</w:t>
      </w:r>
    </w:p>
    <w:p w14:paraId="249BFD8B" w14:textId="77777777" w:rsidR="00FE02F8" w:rsidRPr="00FE02F8" w:rsidRDefault="00FE02F8" w:rsidP="005856AD">
      <w:pPr>
        <w:numPr>
          <w:ilvl w:val="0"/>
          <w:numId w:val="19"/>
        </w:numPr>
        <w:rPr>
          <w:rFonts w:ascii="Times New Roman" w:hAnsi="Times New Roman" w:cs="Times New Roman"/>
          <w:lang w:val="en-US"/>
        </w:rPr>
      </w:pPr>
      <w:r w:rsidRPr="00FE02F8">
        <w:rPr>
          <w:rFonts w:ascii="Times New Roman" w:hAnsi="Times New Roman" w:cs="Times New Roman"/>
          <w:lang w:val="en-US"/>
        </w:rPr>
        <w:t>4.3 Validation: NC viewer results, performance metrics.</w:t>
      </w:r>
    </w:p>
    <w:p w14:paraId="0F5A7CAA" w14:textId="77777777" w:rsidR="00FE02F8" w:rsidRPr="00FE02F8" w:rsidRDefault="00FE02F8" w:rsidP="00FE02F8">
      <w:pPr>
        <w:rPr>
          <w:rFonts w:ascii="Times New Roman" w:hAnsi="Times New Roman" w:cs="Times New Roman"/>
          <w:lang w:val="en-US"/>
        </w:rPr>
      </w:pPr>
      <w:r w:rsidRPr="00FE02F8">
        <w:rPr>
          <w:rFonts w:ascii="Times New Roman" w:hAnsi="Times New Roman" w:cs="Times New Roman"/>
          <w:lang w:val="en-US"/>
        </w:rPr>
        <w:t xml:space="preserve">  </w:t>
      </w:r>
      <w:r w:rsidRPr="00FE02F8">
        <w:rPr>
          <w:rFonts w:ascii="Times New Roman" w:hAnsi="Times New Roman" w:cs="Times New Roman"/>
          <w:b/>
          <w:bCs/>
          <w:lang w:val="en-US"/>
        </w:rPr>
        <w:t>Chapter 5: Incremental Forming Experiment</w:t>
      </w:r>
      <w:r w:rsidRPr="00FE02F8">
        <w:rPr>
          <w:rFonts w:ascii="Times New Roman" w:hAnsi="Times New Roman" w:cs="Times New Roman"/>
          <w:lang w:val="en-US"/>
        </w:rPr>
        <w:t xml:space="preserve"> </w:t>
      </w:r>
    </w:p>
    <w:p w14:paraId="1D6D3DF5" w14:textId="77777777" w:rsidR="00FE02F8" w:rsidRPr="00FE02F8" w:rsidRDefault="00FE02F8" w:rsidP="005856AD">
      <w:pPr>
        <w:numPr>
          <w:ilvl w:val="0"/>
          <w:numId w:val="20"/>
        </w:numPr>
        <w:rPr>
          <w:rFonts w:ascii="Times New Roman" w:hAnsi="Times New Roman" w:cs="Times New Roman"/>
          <w:lang w:val="en-US"/>
        </w:rPr>
      </w:pPr>
      <w:r w:rsidRPr="00FE02F8">
        <w:rPr>
          <w:rFonts w:ascii="Times New Roman" w:hAnsi="Times New Roman" w:cs="Times New Roman"/>
          <w:lang w:val="en-US"/>
        </w:rPr>
        <w:t>5.1 Methodology: Parameters, procedures.</w:t>
      </w:r>
    </w:p>
    <w:p w14:paraId="02EE9C53" w14:textId="77777777" w:rsidR="00FE02F8" w:rsidRPr="00FE02F8" w:rsidRDefault="00FE02F8" w:rsidP="005856AD">
      <w:pPr>
        <w:numPr>
          <w:ilvl w:val="0"/>
          <w:numId w:val="20"/>
        </w:numPr>
        <w:rPr>
          <w:rFonts w:ascii="Times New Roman" w:hAnsi="Times New Roman" w:cs="Times New Roman"/>
          <w:lang w:val="en-US"/>
        </w:rPr>
      </w:pPr>
      <w:r w:rsidRPr="00FE02F8">
        <w:rPr>
          <w:rFonts w:ascii="Times New Roman" w:hAnsi="Times New Roman" w:cs="Times New Roman"/>
          <w:lang w:val="en-US"/>
        </w:rPr>
        <w:t>5.2 Results: Qualitative observations, quantitative measurements.</w:t>
      </w:r>
    </w:p>
    <w:p w14:paraId="16EFD819" w14:textId="77777777" w:rsidR="00FE02F8" w:rsidRPr="00FE02F8" w:rsidRDefault="00FE02F8" w:rsidP="005856AD">
      <w:pPr>
        <w:numPr>
          <w:ilvl w:val="0"/>
          <w:numId w:val="20"/>
        </w:numPr>
        <w:rPr>
          <w:rFonts w:ascii="Times New Roman" w:hAnsi="Times New Roman" w:cs="Times New Roman"/>
          <w:lang w:val="en-US"/>
        </w:rPr>
      </w:pPr>
      <w:r w:rsidRPr="00FE02F8">
        <w:rPr>
          <w:rFonts w:ascii="Times New Roman" w:hAnsi="Times New Roman" w:cs="Times New Roman"/>
          <w:lang w:val="en-US"/>
        </w:rPr>
        <w:t>5.3 Analysis: Factors affecting forming, comparison with prior work.</w:t>
      </w:r>
    </w:p>
    <w:p w14:paraId="0A41F68D" w14:textId="77777777" w:rsidR="00FE02F8" w:rsidRPr="00FE02F8" w:rsidRDefault="00FE02F8" w:rsidP="00FE02F8">
      <w:pPr>
        <w:rPr>
          <w:rFonts w:ascii="Times New Roman" w:hAnsi="Times New Roman" w:cs="Times New Roman"/>
          <w:lang w:val="en-US"/>
        </w:rPr>
      </w:pPr>
      <w:r w:rsidRPr="00FE02F8">
        <w:rPr>
          <w:rFonts w:ascii="Times New Roman" w:hAnsi="Times New Roman" w:cs="Times New Roman"/>
          <w:lang w:val="en-US"/>
        </w:rPr>
        <w:t xml:space="preserve">  </w:t>
      </w:r>
      <w:r w:rsidRPr="00FE02F8">
        <w:rPr>
          <w:rFonts w:ascii="Times New Roman" w:hAnsi="Times New Roman" w:cs="Times New Roman"/>
          <w:b/>
          <w:bCs/>
          <w:lang w:val="en-US"/>
        </w:rPr>
        <w:t>Chapter 6: Conclusion and Future Improvements</w:t>
      </w:r>
      <w:r w:rsidRPr="00FE02F8">
        <w:rPr>
          <w:rFonts w:ascii="Times New Roman" w:hAnsi="Times New Roman" w:cs="Times New Roman"/>
          <w:lang w:val="en-US"/>
        </w:rPr>
        <w:t xml:space="preserve"> </w:t>
      </w:r>
    </w:p>
    <w:p w14:paraId="1F9C43EF" w14:textId="77777777" w:rsidR="00FE02F8" w:rsidRPr="00FE02F8" w:rsidRDefault="00FE02F8" w:rsidP="005856AD">
      <w:pPr>
        <w:numPr>
          <w:ilvl w:val="0"/>
          <w:numId w:val="21"/>
        </w:numPr>
        <w:rPr>
          <w:rFonts w:ascii="Times New Roman" w:hAnsi="Times New Roman" w:cs="Times New Roman"/>
          <w:lang w:val="en-US"/>
        </w:rPr>
      </w:pPr>
      <w:r w:rsidRPr="00FE02F8">
        <w:rPr>
          <w:rFonts w:ascii="Times New Roman" w:hAnsi="Times New Roman" w:cs="Times New Roman"/>
          <w:lang w:val="en-US"/>
        </w:rPr>
        <w:t>6.1 Summary of Findings: CAM system enhancements, forming outcomes.</w:t>
      </w:r>
    </w:p>
    <w:p w14:paraId="48E6F0F4" w14:textId="77777777" w:rsidR="00FE02F8" w:rsidRPr="00FE02F8" w:rsidRDefault="00FE02F8" w:rsidP="005856AD">
      <w:pPr>
        <w:numPr>
          <w:ilvl w:val="0"/>
          <w:numId w:val="21"/>
        </w:numPr>
        <w:rPr>
          <w:rFonts w:ascii="Times New Roman" w:hAnsi="Times New Roman" w:cs="Times New Roman"/>
          <w:lang w:val="en-US"/>
        </w:rPr>
      </w:pPr>
      <w:r w:rsidRPr="00FE02F8">
        <w:rPr>
          <w:rFonts w:ascii="Times New Roman" w:hAnsi="Times New Roman" w:cs="Times New Roman"/>
          <w:lang w:val="en-US"/>
        </w:rPr>
        <w:t>6.2 Contributions: Impact on low-volume CFRTP production.</w:t>
      </w:r>
    </w:p>
    <w:p w14:paraId="5EB6A545" w14:textId="77777777" w:rsidR="00FE02F8" w:rsidRPr="00FE02F8" w:rsidRDefault="00FE02F8" w:rsidP="005856AD">
      <w:pPr>
        <w:numPr>
          <w:ilvl w:val="0"/>
          <w:numId w:val="21"/>
        </w:numPr>
        <w:rPr>
          <w:rFonts w:ascii="Times New Roman" w:hAnsi="Times New Roman" w:cs="Times New Roman"/>
          <w:lang w:val="en-US"/>
        </w:rPr>
      </w:pPr>
      <w:r w:rsidRPr="00FE02F8">
        <w:rPr>
          <w:rFonts w:ascii="Times New Roman" w:hAnsi="Times New Roman" w:cs="Times New Roman"/>
          <w:lang w:val="en-US"/>
        </w:rPr>
        <w:t>6.3 Future Work: Complex shapes, material variations, process optimization.</w:t>
      </w:r>
    </w:p>
    <w:p w14:paraId="1FEF1FBC" w14:textId="77777777" w:rsidR="00FE02F8" w:rsidRPr="00FE02F8" w:rsidRDefault="00FE02F8" w:rsidP="00FE02F8">
      <w:pPr>
        <w:rPr>
          <w:rFonts w:ascii="Times New Roman" w:hAnsi="Times New Roman" w:cs="Times New Roman"/>
          <w:lang w:val="en-US"/>
        </w:rPr>
      </w:pPr>
      <w:r w:rsidRPr="00FE02F8">
        <w:rPr>
          <w:rFonts w:ascii="Times New Roman" w:hAnsi="Times New Roman" w:cs="Times New Roman"/>
          <w:lang w:val="en-US"/>
        </w:rPr>
        <w:t xml:space="preserve">  </w:t>
      </w:r>
      <w:r w:rsidRPr="00FE02F8">
        <w:rPr>
          <w:rFonts w:ascii="Times New Roman" w:hAnsi="Times New Roman" w:cs="Times New Roman"/>
          <w:b/>
          <w:bCs/>
          <w:lang w:val="en-US"/>
        </w:rPr>
        <w:t>Appendix</w:t>
      </w:r>
      <w:r w:rsidRPr="00FE02F8">
        <w:rPr>
          <w:rFonts w:ascii="Times New Roman" w:hAnsi="Times New Roman" w:cs="Times New Roman"/>
          <w:lang w:val="en-US"/>
        </w:rPr>
        <w:t xml:space="preserve">: G-code samples, experimental data, additional figures. </w:t>
      </w:r>
    </w:p>
    <w:p w14:paraId="007B9112" w14:textId="33A136B4" w:rsidR="007B420D" w:rsidRPr="00240134" w:rsidRDefault="00FE02F8" w:rsidP="00FE02F8">
      <w:pPr>
        <w:rPr>
          <w:rFonts w:ascii="Times New Roman" w:eastAsiaTheme="majorEastAsia" w:hAnsi="Times New Roman" w:cs="Times New Roman"/>
          <w:color w:val="0F4761" w:themeColor="accent1" w:themeShade="BF"/>
          <w:sz w:val="40"/>
          <w:szCs w:val="40"/>
        </w:rPr>
      </w:pPr>
      <w:r w:rsidRPr="00FE02F8">
        <w:rPr>
          <w:rFonts w:ascii="Times New Roman" w:hAnsi="Times New Roman" w:cs="Times New Roman"/>
          <w:lang w:val="en-US"/>
        </w:rPr>
        <w:t xml:space="preserve">  </w:t>
      </w:r>
      <w:r w:rsidRPr="00FE02F8">
        <w:rPr>
          <w:rFonts w:ascii="Times New Roman" w:hAnsi="Times New Roman" w:cs="Times New Roman"/>
          <w:b/>
          <w:bCs/>
          <w:lang w:val="en-US"/>
        </w:rPr>
        <w:t>References</w:t>
      </w:r>
      <w:r w:rsidRPr="00FE02F8">
        <w:rPr>
          <w:rFonts w:ascii="Times New Roman" w:hAnsi="Times New Roman" w:cs="Times New Roman"/>
          <w:lang w:val="en-US"/>
        </w:rPr>
        <w:t>: Complete bibliography with 15–20 sources.</w:t>
      </w:r>
    </w:p>
    <w:p w14:paraId="35AC9C91" w14:textId="73B84D54" w:rsidR="009455CD" w:rsidRPr="00240134" w:rsidRDefault="00BE4701" w:rsidP="007B420D">
      <w:pPr>
        <w:pStyle w:val="Heading1"/>
        <w:spacing w:before="0" w:after="0"/>
        <w:contextualSpacing/>
        <w:rPr>
          <w:rFonts w:ascii="Times New Roman" w:hAnsi="Times New Roman" w:cs="Times New Roman"/>
          <w:sz w:val="32"/>
          <w:szCs w:val="32"/>
        </w:rPr>
      </w:pPr>
      <w:bookmarkStart w:id="2" w:name="_Toc199427540"/>
      <w:r w:rsidRPr="00240134">
        <w:rPr>
          <w:rFonts w:ascii="Times New Roman" w:hAnsi="Times New Roman" w:cs="Times New Roman"/>
          <w:sz w:val="32"/>
          <w:szCs w:val="32"/>
        </w:rPr>
        <w:lastRenderedPageBreak/>
        <w:t xml:space="preserve">Chapter 1: </w:t>
      </w:r>
      <w:commentRangeStart w:id="3"/>
      <w:commentRangeStart w:id="4"/>
      <w:commentRangeStart w:id="5"/>
      <w:r w:rsidR="009455CD" w:rsidRPr="00240134">
        <w:rPr>
          <w:rFonts w:ascii="Times New Roman" w:hAnsi="Times New Roman" w:cs="Times New Roman"/>
          <w:sz w:val="32"/>
          <w:szCs w:val="32"/>
        </w:rPr>
        <w:t>Introduction</w:t>
      </w:r>
      <w:commentRangeEnd w:id="3"/>
      <w:r w:rsidR="00876C1E" w:rsidRPr="00240134">
        <w:rPr>
          <w:rStyle w:val="CommentReference"/>
          <w:rFonts w:ascii="Times New Roman" w:hAnsi="Times New Roman" w:cs="Times New Roman"/>
          <w:sz w:val="32"/>
          <w:szCs w:val="32"/>
        </w:rPr>
        <w:commentReference w:id="3"/>
      </w:r>
      <w:commentRangeEnd w:id="4"/>
      <w:r w:rsidR="00876C1E" w:rsidRPr="00240134">
        <w:rPr>
          <w:rStyle w:val="CommentReference"/>
          <w:rFonts w:ascii="Times New Roman" w:hAnsi="Times New Roman" w:cs="Times New Roman"/>
          <w:sz w:val="32"/>
          <w:szCs w:val="32"/>
        </w:rPr>
        <w:commentReference w:id="4"/>
      </w:r>
      <w:commentRangeEnd w:id="5"/>
      <w:r w:rsidR="00876C1E" w:rsidRPr="00240134">
        <w:rPr>
          <w:rStyle w:val="CommentReference"/>
          <w:rFonts w:ascii="Times New Roman" w:hAnsi="Times New Roman" w:cs="Times New Roman"/>
          <w:sz w:val="32"/>
          <w:szCs w:val="32"/>
        </w:rPr>
        <w:commentReference w:id="5"/>
      </w:r>
      <w:bookmarkEnd w:id="2"/>
    </w:p>
    <w:p w14:paraId="1DB0BE64" w14:textId="3E231D10" w:rsidR="0007156B" w:rsidRPr="00240134" w:rsidRDefault="007B420D" w:rsidP="007B420D">
      <w:pPr>
        <w:pStyle w:val="Heading2"/>
        <w:spacing w:before="0" w:after="0"/>
        <w:contextualSpacing/>
        <w:rPr>
          <w:rFonts w:ascii="Times New Roman" w:hAnsi="Times New Roman" w:cs="Times New Roman"/>
          <w:sz w:val="28"/>
          <w:szCs w:val="28"/>
        </w:rPr>
      </w:pPr>
      <w:bookmarkStart w:id="6" w:name="_Toc199427541"/>
      <w:r w:rsidRPr="00240134">
        <w:rPr>
          <w:rFonts w:ascii="Times New Roman" w:hAnsi="Times New Roman" w:cs="Times New Roman"/>
          <w:sz w:val="28"/>
          <w:szCs w:val="28"/>
        </w:rPr>
        <w:t xml:space="preserve">1.1 </w:t>
      </w:r>
      <w:commentRangeStart w:id="7"/>
      <w:r w:rsidR="002F5D15" w:rsidRPr="00240134">
        <w:rPr>
          <w:rFonts w:ascii="Times New Roman" w:hAnsi="Times New Roman" w:cs="Times New Roman"/>
          <w:sz w:val="28"/>
          <w:szCs w:val="28"/>
        </w:rPr>
        <w:t>Background</w:t>
      </w:r>
      <w:r w:rsidR="00E75396" w:rsidRPr="00240134">
        <w:rPr>
          <w:rFonts w:ascii="Times New Roman" w:hAnsi="Times New Roman" w:cs="Times New Roman"/>
          <w:sz w:val="28"/>
          <w:szCs w:val="28"/>
        </w:rPr>
        <w:t xml:space="preserve"> information</w:t>
      </w:r>
      <w:commentRangeEnd w:id="7"/>
      <w:r w:rsidR="00CA7827" w:rsidRPr="00240134">
        <w:rPr>
          <w:rStyle w:val="CommentReference"/>
          <w:rFonts w:ascii="Times New Roman" w:hAnsi="Times New Roman" w:cs="Times New Roman"/>
          <w:sz w:val="28"/>
          <w:szCs w:val="28"/>
        </w:rPr>
        <w:commentReference w:id="7"/>
      </w:r>
      <w:bookmarkEnd w:id="6"/>
    </w:p>
    <w:p w14:paraId="7306F7F0" w14:textId="18B8872B" w:rsidR="00156D33" w:rsidRPr="00240134" w:rsidRDefault="002358A2" w:rsidP="00EC5F70">
      <w:pPr>
        <w:ind w:firstLine="720"/>
        <w:rPr>
          <w:rFonts w:ascii="Times New Roman" w:hAnsi="Times New Roman" w:cs="Times New Roman"/>
          <w:sz w:val="22"/>
        </w:rPr>
      </w:pPr>
      <w:r w:rsidRPr="00240134">
        <w:rPr>
          <w:rFonts w:ascii="Times New Roman" w:hAnsi="Times New Roman" w:cs="Times New Roman"/>
          <w:sz w:val="22"/>
        </w:rPr>
        <w:t xml:space="preserve">With manufacturing moving towards </w:t>
      </w:r>
      <w:r w:rsidR="00520C3B" w:rsidRPr="00240134">
        <w:rPr>
          <w:rFonts w:ascii="Times New Roman" w:hAnsi="Times New Roman" w:cs="Times New Roman"/>
          <w:sz w:val="22"/>
        </w:rPr>
        <w:t xml:space="preserve">more lightweight, durable, and </w:t>
      </w:r>
      <w:r w:rsidR="00C31A64" w:rsidRPr="00240134">
        <w:rPr>
          <w:rFonts w:ascii="Times New Roman" w:hAnsi="Times New Roman" w:cs="Times New Roman"/>
          <w:sz w:val="22"/>
        </w:rPr>
        <w:t>renewable sources, materials like carbon fiber have been in the spotligh</w:t>
      </w:r>
      <w:r w:rsidR="004D0D60" w:rsidRPr="00240134">
        <w:rPr>
          <w:rFonts w:ascii="Times New Roman" w:hAnsi="Times New Roman" w:cs="Times New Roman"/>
          <w:sz w:val="22"/>
        </w:rPr>
        <w:t>t.</w:t>
      </w:r>
      <w:r w:rsidR="00377742" w:rsidRPr="00240134">
        <w:rPr>
          <w:rFonts w:ascii="Times New Roman" w:hAnsi="Times New Roman" w:cs="Times New Roman"/>
          <w:sz w:val="22"/>
        </w:rPr>
        <w:t xml:space="preserve"> While using molds and other manufacturing methods </w:t>
      </w:r>
      <w:r w:rsidR="00772BFF" w:rsidRPr="00240134">
        <w:rPr>
          <w:rFonts w:ascii="Times New Roman" w:hAnsi="Times New Roman" w:cs="Times New Roman"/>
          <w:sz w:val="22"/>
        </w:rPr>
        <w:t xml:space="preserve">is more efficient for creating a large quantity of carbon fiber products, </w:t>
      </w:r>
      <w:r w:rsidR="00FE7BB5" w:rsidRPr="00240134">
        <w:rPr>
          <w:rFonts w:ascii="Times New Roman" w:hAnsi="Times New Roman" w:cs="Times New Roman"/>
          <w:sz w:val="22"/>
        </w:rPr>
        <w:t xml:space="preserve">low-quantity, complex items </w:t>
      </w:r>
      <w:r w:rsidR="00772BFF" w:rsidRPr="00240134">
        <w:rPr>
          <w:rFonts w:ascii="Times New Roman" w:hAnsi="Times New Roman" w:cs="Times New Roman"/>
          <w:sz w:val="22"/>
        </w:rPr>
        <w:t>are an issue because of their low quantity. The price to manufacture that item and the price for the consumer become</w:t>
      </w:r>
      <w:r w:rsidR="00C741BE" w:rsidRPr="00240134">
        <w:rPr>
          <w:rFonts w:ascii="Times New Roman" w:hAnsi="Times New Roman" w:cs="Times New Roman"/>
          <w:sz w:val="22"/>
        </w:rPr>
        <w:t xml:space="preserve"> higher. </w:t>
      </w:r>
    </w:p>
    <w:p w14:paraId="71DDDBBF" w14:textId="66364929" w:rsidR="00300648" w:rsidRPr="00240134" w:rsidRDefault="00C741BE" w:rsidP="00EC5F70">
      <w:pPr>
        <w:ind w:firstLine="720"/>
        <w:rPr>
          <w:rFonts w:ascii="Times New Roman" w:hAnsi="Times New Roman" w:cs="Times New Roman"/>
          <w:sz w:val="22"/>
        </w:rPr>
      </w:pPr>
      <w:r w:rsidRPr="00240134">
        <w:rPr>
          <w:rFonts w:ascii="Times New Roman" w:hAnsi="Times New Roman" w:cs="Times New Roman"/>
          <w:sz w:val="22"/>
        </w:rPr>
        <w:t xml:space="preserve">As such, Dieless forming methods like 3D printing and </w:t>
      </w:r>
      <w:r w:rsidR="00AB041E" w:rsidRPr="00240134">
        <w:rPr>
          <w:rFonts w:ascii="Times New Roman" w:hAnsi="Times New Roman" w:cs="Times New Roman"/>
          <w:sz w:val="22"/>
        </w:rPr>
        <w:t>incremental</w:t>
      </w:r>
      <w:r w:rsidRPr="00240134">
        <w:rPr>
          <w:rFonts w:ascii="Times New Roman" w:hAnsi="Times New Roman" w:cs="Times New Roman"/>
          <w:sz w:val="22"/>
        </w:rPr>
        <w:t xml:space="preserve"> forming </w:t>
      </w:r>
      <w:r w:rsidR="00AB041E" w:rsidRPr="00240134">
        <w:rPr>
          <w:rFonts w:ascii="Times New Roman" w:hAnsi="Times New Roman" w:cs="Times New Roman"/>
          <w:sz w:val="22"/>
        </w:rPr>
        <w:t xml:space="preserve">possess a unique opportunity to fill </w:t>
      </w:r>
      <w:r w:rsidR="0061109D" w:rsidRPr="00240134">
        <w:rPr>
          <w:rFonts w:ascii="Times New Roman" w:hAnsi="Times New Roman" w:cs="Times New Roman"/>
          <w:sz w:val="22"/>
        </w:rPr>
        <w:t xml:space="preserve">this need. </w:t>
      </w:r>
      <w:r w:rsidR="00CE1D7C" w:rsidRPr="00240134">
        <w:rPr>
          <w:rFonts w:ascii="Times New Roman" w:hAnsi="Times New Roman" w:cs="Times New Roman"/>
          <w:sz w:val="22"/>
        </w:rPr>
        <w:t xml:space="preserve">Dieless forming methods allow </w:t>
      </w:r>
      <w:r w:rsidR="000851F8" w:rsidRPr="00240134">
        <w:rPr>
          <w:rFonts w:ascii="Times New Roman" w:hAnsi="Times New Roman" w:cs="Times New Roman"/>
          <w:sz w:val="22"/>
        </w:rPr>
        <w:t>manufacturers to produce low-quantity items at a lower cost,</w:t>
      </w:r>
      <w:r w:rsidR="00F3346F" w:rsidRPr="00240134">
        <w:rPr>
          <w:rFonts w:ascii="Times New Roman" w:hAnsi="Times New Roman" w:cs="Times New Roman"/>
          <w:sz w:val="22"/>
        </w:rPr>
        <w:t xml:space="preserve"> making those items cheaper for the consumer. </w:t>
      </w:r>
    </w:p>
    <w:p w14:paraId="278CF7AD" w14:textId="77777777" w:rsidR="002F5D15" w:rsidRPr="00240134" w:rsidRDefault="002F5D15" w:rsidP="00EC5F70">
      <w:pPr>
        <w:rPr>
          <w:rFonts w:ascii="Times New Roman" w:hAnsi="Times New Roman" w:cs="Times New Roman"/>
        </w:rPr>
      </w:pPr>
    </w:p>
    <w:p w14:paraId="04695611" w14:textId="2FE9894D" w:rsidR="00BD5531" w:rsidRPr="00240134" w:rsidRDefault="007B420D" w:rsidP="007B420D">
      <w:pPr>
        <w:pStyle w:val="Heading2"/>
        <w:rPr>
          <w:rFonts w:ascii="Times New Roman" w:hAnsi="Times New Roman" w:cs="Times New Roman"/>
        </w:rPr>
      </w:pPr>
      <w:bookmarkStart w:id="8" w:name="_Toc199427542"/>
      <w:r w:rsidRPr="00240134">
        <w:rPr>
          <w:rFonts w:ascii="Times New Roman" w:hAnsi="Times New Roman" w:cs="Times New Roman"/>
        </w:rPr>
        <w:t xml:space="preserve">1.2 </w:t>
      </w:r>
      <w:commentRangeStart w:id="9"/>
      <w:r w:rsidR="002F5D15" w:rsidRPr="00240134">
        <w:rPr>
          <w:rFonts w:ascii="Times New Roman" w:hAnsi="Times New Roman" w:cs="Times New Roman"/>
        </w:rPr>
        <w:t>Research objectives</w:t>
      </w:r>
      <w:commentRangeEnd w:id="9"/>
      <w:r w:rsidR="006C11F4" w:rsidRPr="00240134">
        <w:rPr>
          <w:rStyle w:val="CommentReference"/>
          <w:rFonts w:ascii="Times New Roman" w:hAnsi="Times New Roman" w:cs="Times New Roman"/>
        </w:rPr>
        <w:commentReference w:id="9"/>
      </w:r>
      <w:bookmarkEnd w:id="8"/>
    </w:p>
    <w:p w14:paraId="15B157DD" w14:textId="486341A4" w:rsidR="00005D04" w:rsidRPr="00240134" w:rsidRDefault="00FE7BB5" w:rsidP="00D56F4D">
      <w:pPr>
        <w:ind w:firstLine="720"/>
        <w:rPr>
          <w:rFonts w:ascii="Times New Roman" w:hAnsi="Times New Roman" w:cs="Times New Roman"/>
          <w:sz w:val="22"/>
        </w:rPr>
      </w:pPr>
      <w:r w:rsidRPr="00240134">
        <w:rPr>
          <w:rFonts w:ascii="Times New Roman" w:hAnsi="Times New Roman" w:cs="Times New Roman"/>
          <w:sz w:val="22"/>
        </w:rPr>
        <w:t>This paper aims</w:t>
      </w:r>
      <w:r w:rsidR="005D44DA" w:rsidRPr="00240134">
        <w:rPr>
          <w:rFonts w:ascii="Times New Roman" w:hAnsi="Times New Roman" w:cs="Times New Roman"/>
          <w:sz w:val="22"/>
        </w:rPr>
        <w:t xml:space="preserve"> to improve upon the </w:t>
      </w:r>
      <w:r w:rsidR="004A65F8" w:rsidRPr="00240134">
        <w:rPr>
          <w:rFonts w:ascii="Times New Roman" w:hAnsi="Times New Roman" w:cs="Times New Roman"/>
          <w:sz w:val="22"/>
        </w:rPr>
        <w:t>Python code from a previous project so that a clean toolpath can be generated for</w:t>
      </w:r>
      <w:r w:rsidR="00074FEF" w:rsidRPr="00240134">
        <w:rPr>
          <w:rFonts w:ascii="Times New Roman" w:hAnsi="Times New Roman" w:cs="Times New Roman"/>
          <w:sz w:val="22"/>
        </w:rPr>
        <w:t xml:space="preserve"> </w:t>
      </w:r>
      <w:r w:rsidR="00E02D00" w:rsidRPr="00240134">
        <w:rPr>
          <w:rFonts w:ascii="Times New Roman" w:hAnsi="Times New Roman" w:cs="Times New Roman"/>
          <w:sz w:val="22"/>
        </w:rPr>
        <w:t xml:space="preserve">incremental forming </w:t>
      </w:r>
      <w:r w:rsidR="00C377A7" w:rsidRPr="00240134">
        <w:rPr>
          <w:rFonts w:ascii="Times New Roman" w:hAnsi="Times New Roman" w:cs="Times New Roman"/>
          <w:sz w:val="22"/>
        </w:rPr>
        <w:t xml:space="preserve">using CFRTP as the material. </w:t>
      </w:r>
    </w:p>
    <w:p w14:paraId="228066B1" w14:textId="2806532B" w:rsidR="004A1AC0" w:rsidRPr="00240134" w:rsidRDefault="004A1AC0" w:rsidP="00EC5F70">
      <w:pPr>
        <w:ind w:firstLine="720"/>
        <w:jc w:val="left"/>
        <w:rPr>
          <w:rFonts w:ascii="Times New Roman" w:hAnsi="Times New Roman" w:cs="Times New Roman"/>
          <w:sz w:val="24"/>
          <w:szCs w:val="24"/>
        </w:rPr>
      </w:pPr>
      <w:r w:rsidRPr="00240134">
        <w:rPr>
          <w:rFonts w:ascii="Times New Roman" w:hAnsi="Times New Roman" w:cs="Times New Roman"/>
          <w:sz w:val="24"/>
          <w:szCs w:val="24"/>
        </w:rPr>
        <w:br w:type="page"/>
      </w:r>
    </w:p>
    <w:p w14:paraId="145E7E67" w14:textId="32552F5B" w:rsidR="000817AB" w:rsidRPr="00240134" w:rsidRDefault="000817AB" w:rsidP="00EC5F70">
      <w:pPr>
        <w:jc w:val="left"/>
        <w:rPr>
          <w:rFonts w:ascii="Times New Roman" w:hAnsi="Times New Roman" w:cs="Times New Roman"/>
          <w:sz w:val="40"/>
          <w:szCs w:val="44"/>
        </w:rPr>
      </w:pPr>
      <w:r w:rsidRPr="00240134">
        <w:rPr>
          <w:rFonts w:ascii="Times New Roman" w:hAnsi="Times New Roman" w:cs="Times New Roman"/>
          <w:sz w:val="40"/>
          <w:szCs w:val="44"/>
        </w:rPr>
        <w:lastRenderedPageBreak/>
        <w:t>Chapter 2</w:t>
      </w:r>
      <w:r w:rsidR="00BE4701" w:rsidRPr="00240134">
        <w:rPr>
          <w:rFonts w:ascii="Times New Roman" w:hAnsi="Times New Roman" w:cs="Times New Roman"/>
          <w:sz w:val="40"/>
          <w:szCs w:val="44"/>
        </w:rPr>
        <w:t>:</w:t>
      </w:r>
      <w:r w:rsidRPr="00240134">
        <w:rPr>
          <w:rFonts w:ascii="Times New Roman" w:hAnsi="Times New Roman" w:cs="Times New Roman"/>
          <w:sz w:val="40"/>
          <w:szCs w:val="44"/>
        </w:rPr>
        <w:t xml:space="preserve"> </w:t>
      </w:r>
      <w:r w:rsidR="00177EFB" w:rsidRPr="00240134">
        <w:rPr>
          <w:rFonts w:ascii="Times New Roman" w:hAnsi="Times New Roman" w:cs="Times New Roman"/>
          <w:sz w:val="40"/>
          <w:szCs w:val="44"/>
        </w:rPr>
        <w:t xml:space="preserve">Background </w:t>
      </w:r>
    </w:p>
    <w:p w14:paraId="6DBF0E56" w14:textId="77777777" w:rsidR="00F46C26" w:rsidRPr="00240134" w:rsidRDefault="000817AB" w:rsidP="00EC5F70">
      <w:pPr>
        <w:jc w:val="left"/>
        <w:rPr>
          <w:rFonts w:ascii="Times New Roman" w:hAnsi="Times New Roman" w:cs="Times New Roman"/>
          <w:sz w:val="28"/>
          <w:szCs w:val="32"/>
        </w:rPr>
      </w:pPr>
      <w:r w:rsidRPr="00240134">
        <w:rPr>
          <w:rFonts w:ascii="Times New Roman" w:hAnsi="Times New Roman" w:cs="Times New Roman"/>
          <w:sz w:val="28"/>
          <w:szCs w:val="32"/>
        </w:rPr>
        <w:t xml:space="preserve">2.1 </w:t>
      </w:r>
      <w:commentRangeStart w:id="10"/>
      <w:r w:rsidRPr="00240134">
        <w:rPr>
          <w:rFonts w:ascii="Times New Roman" w:hAnsi="Times New Roman" w:cs="Times New Roman"/>
          <w:sz w:val="28"/>
          <w:szCs w:val="32"/>
        </w:rPr>
        <w:t>Incremental forming technology</w:t>
      </w:r>
      <w:commentRangeEnd w:id="10"/>
      <w:r w:rsidR="006C11F4" w:rsidRPr="00240134">
        <w:rPr>
          <w:rStyle w:val="CommentReference"/>
          <w:rFonts w:ascii="Times New Roman" w:hAnsi="Times New Roman" w:cs="Times New Roman"/>
        </w:rPr>
        <w:commentReference w:id="10"/>
      </w:r>
    </w:p>
    <w:p w14:paraId="62CD5147" w14:textId="77777777" w:rsidR="00D72606" w:rsidRPr="00240134" w:rsidRDefault="000817AB" w:rsidP="00EC5F70">
      <w:pPr>
        <w:jc w:val="left"/>
        <w:rPr>
          <w:rFonts w:ascii="Times New Roman" w:hAnsi="Times New Roman" w:cs="Times New Roman"/>
          <w:sz w:val="24"/>
          <w:szCs w:val="24"/>
        </w:rPr>
      </w:pPr>
      <w:r w:rsidRPr="00240134">
        <w:rPr>
          <w:rFonts w:ascii="Times New Roman" w:hAnsi="Times New Roman" w:cs="Times New Roman"/>
          <w:b/>
          <w:bCs/>
          <w:sz w:val="24"/>
          <w:szCs w:val="24"/>
        </w:rPr>
        <w:t xml:space="preserve">2.1.2 </w:t>
      </w:r>
      <w:r w:rsidR="00377EC1" w:rsidRPr="00240134">
        <w:rPr>
          <w:rFonts w:ascii="Times New Roman" w:hAnsi="Times New Roman" w:cs="Times New Roman"/>
          <w:b/>
          <w:bCs/>
          <w:sz w:val="24"/>
          <w:szCs w:val="24"/>
        </w:rPr>
        <w:t>Development history</w:t>
      </w:r>
    </w:p>
    <w:p w14:paraId="3361D8C5" w14:textId="12B38051" w:rsidR="00C54D17" w:rsidRPr="00240134" w:rsidRDefault="002A49F0" w:rsidP="00D56F4D">
      <w:pPr>
        <w:ind w:firstLine="360"/>
        <w:rPr>
          <w:rFonts w:ascii="Times New Roman" w:hAnsi="Times New Roman" w:cs="Times New Roman"/>
          <w:sz w:val="24"/>
          <w:szCs w:val="24"/>
        </w:rPr>
      </w:pPr>
      <w:r w:rsidRPr="00240134">
        <w:rPr>
          <w:rFonts w:ascii="Times New Roman" w:hAnsi="Times New Roman" w:cs="Times New Roman"/>
          <w:sz w:val="22"/>
        </w:rPr>
        <w:t>Incremental</w:t>
      </w:r>
      <w:r w:rsidR="00C41412" w:rsidRPr="00240134">
        <w:rPr>
          <w:rFonts w:ascii="Times New Roman" w:hAnsi="Times New Roman" w:cs="Times New Roman"/>
          <w:sz w:val="22"/>
        </w:rPr>
        <w:t xml:space="preserve"> forming </w:t>
      </w:r>
      <w:r w:rsidR="008E4EDA" w:rsidRPr="00240134">
        <w:rPr>
          <w:rFonts w:ascii="Times New Roman" w:hAnsi="Times New Roman" w:cs="Times New Roman"/>
          <w:sz w:val="22"/>
        </w:rPr>
        <w:t xml:space="preserve">is a manufacturing method first proposed in </w:t>
      </w:r>
      <w:r w:rsidR="008C44AB" w:rsidRPr="00240134">
        <w:rPr>
          <w:rFonts w:ascii="Times New Roman" w:hAnsi="Times New Roman" w:cs="Times New Roman"/>
          <w:sz w:val="22"/>
        </w:rPr>
        <w:t xml:space="preserve">Japan in the </w:t>
      </w:r>
      <w:r w:rsidR="004A65F8" w:rsidRPr="00240134">
        <w:rPr>
          <w:rFonts w:ascii="Times New Roman" w:hAnsi="Times New Roman" w:cs="Times New Roman"/>
          <w:sz w:val="22"/>
        </w:rPr>
        <w:t>1990s</w:t>
      </w:r>
      <w:r w:rsidR="008C44AB" w:rsidRPr="00240134">
        <w:rPr>
          <w:rFonts w:ascii="Times New Roman" w:hAnsi="Times New Roman" w:cs="Times New Roman"/>
          <w:sz w:val="22"/>
        </w:rPr>
        <w:t>.</w:t>
      </w:r>
      <w:r w:rsidR="008E4EDA" w:rsidRPr="00240134">
        <w:rPr>
          <w:rFonts w:ascii="Times New Roman" w:hAnsi="Times New Roman" w:cs="Times New Roman"/>
          <w:sz w:val="22"/>
        </w:rPr>
        <w:t xml:space="preserve"> </w:t>
      </w:r>
      <w:r w:rsidR="004A65F8" w:rsidRPr="00240134">
        <w:rPr>
          <w:rFonts w:ascii="Times New Roman" w:hAnsi="Times New Roman" w:cs="Times New Roman"/>
          <w:sz w:val="22"/>
        </w:rPr>
        <w:t>This manufacturing method aims</w:t>
      </w:r>
      <w:r w:rsidR="00CA1C44" w:rsidRPr="00240134">
        <w:rPr>
          <w:rFonts w:ascii="Times New Roman" w:hAnsi="Times New Roman" w:cs="Times New Roman"/>
          <w:sz w:val="22"/>
        </w:rPr>
        <w:t xml:space="preserve"> to make </w:t>
      </w:r>
      <w:r w:rsidR="00437269" w:rsidRPr="00240134">
        <w:rPr>
          <w:rFonts w:ascii="Times New Roman" w:hAnsi="Times New Roman" w:cs="Times New Roman"/>
          <w:sz w:val="22"/>
        </w:rPr>
        <w:t>a dieless plastic processing method</w:t>
      </w:r>
      <w:r w:rsidR="00961C9C" w:rsidRPr="00240134">
        <w:rPr>
          <w:rFonts w:ascii="Times New Roman" w:hAnsi="Times New Roman" w:cs="Times New Roman"/>
          <w:sz w:val="22"/>
        </w:rPr>
        <w:t xml:space="preserve"> f</w:t>
      </w:r>
      <w:r w:rsidR="00AD7106" w:rsidRPr="00240134">
        <w:rPr>
          <w:rFonts w:ascii="Times New Roman" w:hAnsi="Times New Roman" w:cs="Times New Roman"/>
          <w:sz w:val="22"/>
        </w:rPr>
        <w:t xml:space="preserve">or </w:t>
      </w:r>
      <w:r w:rsidR="00772BFF" w:rsidRPr="00240134">
        <w:rPr>
          <w:rFonts w:ascii="Times New Roman" w:hAnsi="Times New Roman" w:cs="Times New Roman"/>
          <w:sz w:val="22"/>
        </w:rPr>
        <w:t>low-volume</w:t>
      </w:r>
      <w:r w:rsidR="00AD7106" w:rsidRPr="00240134">
        <w:rPr>
          <w:rFonts w:ascii="Times New Roman" w:hAnsi="Times New Roman" w:cs="Times New Roman"/>
          <w:sz w:val="22"/>
        </w:rPr>
        <w:t>, complex items</w:t>
      </w:r>
      <w:r w:rsidR="00961C9C" w:rsidRPr="00240134">
        <w:rPr>
          <w:rFonts w:ascii="Times New Roman" w:hAnsi="Times New Roman" w:cs="Times New Roman"/>
          <w:sz w:val="22"/>
        </w:rPr>
        <w:t xml:space="preserve">. </w:t>
      </w:r>
      <w:r w:rsidRPr="00240134">
        <w:rPr>
          <w:rFonts w:ascii="Times New Roman" w:hAnsi="Times New Roman" w:cs="Times New Roman"/>
          <w:sz w:val="22"/>
        </w:rPr>
        <w:t>Incremental</w:t>
      </w:r>
      <w:r w:rsidR="00BD6EE9" w:rsidRPr="00240134">
        <w:rPr>
          <w:rFonts w:ascii="Times New Roman" w:hAnsi="Times New Roman" w:cs="Times New Roman"/>
          <w:sz w:val="22"/>
        </w:rPr>
        <w:t xml:space="preserve"> forming is a general term for </w:t>
      </w:r>
      <w:r w:rsidR="00772BFF" w:rsidRPr="00240134">
        <w:rPr>
          <w:rFonts w:ascii="Times New Roman" w:hAnsi="Times New Roman" w:cs="Times New Roman"/>
          <w:sz w:val="22"/>
        </w:rPr>
        <w:t xml:space="preserve">processing </w:t>
      </w:r>
      <w:r w:rsidR="00466907" w:rsidRPr="00240134">
        <w:rPr>
          <w:rFonts w:ascii="Times New Roman" w:hAnsi="Times New Roman" w:cs="Times New Roman"/>
          <w:sz w:val="22"/>
        </w:rPr>
        <w:t xml:space="preserve">plastics without dies and </w:t>
      </w:r>
      <w:r w:rsidR="00032042" w:rsidRPr="00240134">
        <w:rPr>
          <w:rFonts w:ascii="Times New Roman" w:hAnsi="Times New Roman" w:cs="Times New Roman"/>
          <w:sz w:val="22"/>
        </w:rPr>
        <w:t>includes</w:t>
      </w:r>
      <w:r w:rsidR="00466907" w:rsidRPr="00240134">
        <w:rPr>
          <w:rFonts w:ascii="Times New Roman" w:hAnsi="Times New Roman" w:cs="Times New Roman"/>
          <w:sz w:val="22"/>
        </w:rPr>
        <w:t xml:space="preserve"> various techniques</w:t>
      </w:r>
      <w:r w:rsidR="009D442A" w:rsidRPr="00240134">
        <w:rPr>
          <w:rFonts w:ascii="Times New Roman" w:hAnsi="Times New Roman" w:cs="Times New Roman"/>
          <w:sz w:val="22"/>
        </w:rPr>
        <w:t xml:space="preserve"> such as hot forming and local heating. </w:t>
      </w:r>
      <w:r w:rsidR="004557F0" w:rsidRPr="00240134">
        <w:rPr>
          <w:rFonts w:ascii="Times New Roman" w:hAnsi="Times New Roman" w:cs="Times New Roman"/>
          <w:sz w:val="22"/>
        </w:rPr>
        <w:t xml:space="preserve">In </w:t>
      </w:r>
      <w:r w:rsidR="006136C6" w:rsidRPr="00240134">
        <w:rPr>
          <w:rFonts w:ascii="Times New Roman" w:hAnsi="Times New Roman" w:cs="Times New Roman"/>
          <w:sz w:val="22"/>
        </w:rPr>
        <w:t>general,</w:t>
      </w:r>
      <w:r w:rsidR="004557F0" w:rsidRPr="00240134">
        <w:rPr>
          <w:rFonts w:ascii="Times New Roman" w:hAnsi="Times New Roman" w:cs="Times New Roman"/>
          <w:sz w:val="22"/>
        </w:rPr>
        <w:t xml:space="preserve"> </w:t>
      </w:r>
      <w:r w:rsidR="00032042" w:rsidRPr="00240134">
        <w:rPr>
          <w:rFonts w:ascii="Times New Roman" w:hAnsi="Times New Roman" w:cs="Times New Roman"/>
          <w:sz w:val="22"/>
        </w:rPr>
        <w:t>Incremental</w:t>
      </w:r>
      <w:r w:rsidR="004557F0" w:rsidRPr="00240134">
        <w:rPr>
          <w:rFonts w:ascii="Times New Roman" w:hAnsi="Times New Roman" w:cs="Times New Roman"/>
          <w:sz w:val="22"/>
        </w:rPr>
        <w:t xml:space="preserve"> forming </w:t>
      </w:r>
      <w:r w:rsidR="00304593" w:rsidRPr="00240134">
        <w:rPr>
          <w:rFonts w:ascii="Times New Roman" w:hAnsi="Times New Roman" w:cs="Times New Roman"/>
          <w:sz w:val="22"/>
        </w:rPr>
        <w:t>methods have five main characteristics:</w:t>
      </w:r>
    </w:p>
    <w:p w14:paraId="33D31FB9" w14:textId="4FCFFA39" w:rsidR="00304593" w:rsidRPr="00240134" w:rsidRDefault="00304593" w:rsidP="005856AD">
      <w:pPr>
        <w:pStyle w:val="ListParagraph"/>
        <w:numPr>
          <w:ilvl w:val="0"/>
          <w:numId w:val="1"/>
        </w:numPr>
        <w:rPr>
          <w:rFonts w:ascii="Times New Roman" w:hAnsi="Times New Roman" w:cs="Times New Roman"/>
          <w:sz w:val="22"/>
        </w:rPr>
      </w:pPr>
      <w:r w:rsidRPr="00240134">
        <w:rPr>
          <w:rFonts w:ascii="Times New Roman" w:hAnsi="Times New Roman" w:cs="Times New Roman"/>
          <w:sz w:val="22"/>
        </w:rPr>
        <w:t>High degree of freedom in moldable shapes</w:t>
      </w:r>
    </w:p>
    <w:p w14:paraId="59D053B6" w14:textId="35E19F4E" w:rsidR="00304593" w:rsidRPr="00240134" w:rsidRDefault="00304593" w:rsidP="005856AD">
      <w:pPr>
        <w:pStyle w:val="ListParagraph"/>
        <w:numPr>
          <w:ilvl w:val="0"/>
          <w:numId w:val="1"/>
        </w:numPr>
        <w:rPr>
          <w:rFonts w:ascii="Times New Roman" w:hAnsi="Times New Roman" w:cs="Times New Roman"/>
          <w:sz w:val="22"/>
        </w:rPr>
      </w:pPr>
      <w:r w:rsidRPr="00240134">
        <w:rPr>
          <w:rFonts w:ascii="Times New Roman" w:hAnsi="Times New Roman" w:cs="Times New Roman"/>
          <w:sz w:val="22"/>
        </w:rPr>
        <w:t>Not requiring a mold</w:t>
      </w:r>
    </w:p>
    <w:p w14:paraId="17871A18" w14:textId="32A0FCF4" w:rsidR="00304593" w:rsidRPr="00240134" w:rsidRDefault="00D00048" w:rsidP="005856AD">
      <w:pPr>
        <w:pStyle w:val="ListParagraph"/>
        <w:numPr>
          <w:ilvl w:val="0"/>
          <w:numId w:val="1"/>
        </w:numPr>
        <w:rPr>
          <w:rFonts w:ascii="Times New Roman" w:hAnsi="Times New Roman" w:cs="Times New Roman"/>
          <w:sz w:val="22"/>
        </w:rPr>
      </w:pPr>
      <w:r w:rsidRPr="00240134">
        <w:rPr>
          <w:rFonts w:ascii="Times New Roman" w:hAnsi="Times New Roman" w:cs="Times New Roman"/>
          <w:sz w:val="22"/>
        </w:rPr>
        <w:t>Forms thin shell shapes</w:t>
      </w:r>
    </w:p>
    <w:p w14:paraId="70299F63" w14:textId="580C0D30" w:rsidR="00D00048" w:rsidRPr="00240134" w:rsidRDefault="00D00048" w:rsidP="005856AD">
      <w:pPr>
        <w:pStyle w:val="ListParagraph"/>
        <w:numPr>
          <w:ilvl w:val="0"/>
          <w:numId w:val="1"/>
        </w:numPr>
        <w:rPr>
          <w:rFonts w:ascii="Times New Roman" w:hAnsi="Times New Roman" w:cs="Times New Roman"/>
          <w:sz w:val="22"/>
        </w:rPr>
      </w:pPr>
      <w:r w:rsidRPr="00240134">
        <w:rPr>
          <w:rFonts w:ascii="Times New Roman" w:hAnsi="Times New Roman" w:cs="Times New Roman"/>
          <w:sz w:val="22"/>
        </w:rPr>
        <w:t>High forming limit for metal sheets</w:t>
      </w:r>
    </w:p>
    <w:p w14:paraId="2558863C" w14:textId="31567268" w:rsidR="00D00048" w:rsidRPr="00240134" w:rsidRDefault="00D00048" w:rsidP="005856AD">
      <w:pPr>
        <w:pStyle w:val="ListParagraph"/>
        <w:numPr>
          <w:ilvl w:val="0"/>
          <w:numId w:val="1"/>
        </w:numPr>
        <w:rPr>
          <w:rFonts w:ascii="Times New Roman" w:hAnsi="Times New Roman" w:cs="Times New Roman"/>
          <w:sz w:val="22"/>
        </w:rPr>
      </w:pPr>
      <w:r w:rsidRPr="00240134">
        <w:rPr>
          <w:rFonts w:ascii="Times New Roman" w:hAnsi="Times New Roman" w:cs="Times New Roman"/>
          <w:sz w:val="22"/>
        </w:rPr>
        <w:t xml:space="preserve">Creating </w:t>
      </w:r>
      <w:r w:rsidR="002C53AE" w:rsidRPr="00240134">
        <w:rPr>
          <w:rFonts w:ascii="Times New Roman" w:hAnsi="Times New Roman" w:cs="Times New Roman"/>
          <w:sz w:val="22"/>
        </w:rPr>
        <w:t>complex shapes that are in low demand</w:t>
      </w:r>
    </w:p>
    <w:p w14:paraId="2DC02C47" w14:textId="237FA2C8" w:rsidR="000D6788" w:rsidRPr="00240134" w:rsidRDefault="00122873" w:rsidP="00AB615E">
      <w:pPr>
        <w:jc w:val="center"/>
        <w:rPr>
          <w:rFonts w:ascii="Times New Roman" w:hAnsi="Times New Roman" w:cs="Times New Roman"/>
          <w:sz w:val="22"/>
        </w:rPr>
      </w:pPr>
      <w:r w:rsidRPr="00240134">
        <w:rPr>
          <w:rFonts w:ascii="Times New Roman" w:hAnsi="Times New Roman" w:cs="Times New Roman"/>
          <w:noProof/>
        </w:rPr>
        <w:drawing>
          <wp:inline distT="0" distB="0" distL="0" distR="0" wp14:anchorId="6D5DBFE1" wp14:editId="063049CC">
            <wp:extent cx="4690753" cy="2449076"/>
            <wp:effectExtent l="0" t="0" r="0" b="8890"/>
            <wp:docPr id="763801356" name="Picture 2" descr="Principle of the incremental forming process [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le of the incremental forming process [3].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3159" cy="2450332"/>
                    </a:xfrm>
                    <a:prstGeom prst="rect">
                      <a:avLst/>
                    </a:prstGeom>
                    <a:noFill/>
                    <a:ln>
                      <a:noFill/>
                    </a:ln>
                  </pic:spPr>
                </pic:pic>
              </a:graphicData>
            </a:graphic>
          </wp:inline>
        </w:drawing>
      </w:r>
    </w:p>
    <w:p w14:paraId="32040B1A" w14:textId="777AE0C4" w:rsidR="00122873" w:rsidRPr="00240134" w:rsidRDefault="00136063" w:rsidP="00250485">
      <w:pPr>
        <w:jc w:val="center"/>
        <w:rPr>
          <w:rFonts w:ascii="Times New Roman" w:hAnsi="Times New Roman" w:cs="Times New Roman"/>
          <w:sz w:val="22"/>
        </w:rPr>
      </w:pPr>
      <w:r w:rsidRPr="00240134">
        <w:rPr>
          <w:rFonts w:ascii="Times New Roman" w:hAnsi="Times New Roman" w:cs="Times New Roman"/>
          <w:sz w:val="22"/>
        </w:rPr>
        <w:t xml:space="preserve">Figure </w:t>
      </w:r>
      <w:r w:rsidR="00D81D90" w:rsidRPr="00240134">
        <w:rPr>
          <w:rFonts w:ascii="Times New Roman" w:hAnsi="Times New Roman" w:cs="Times New Roman"/>
          <w:sz w:val="22"/>
        </w:rPr>
        <w:t>2.1:</w:t>
      </w:r>
      <w:r w:rsidR="00250485" w:rsidRPr="00240134">
        <w:rPr>
          <w:rFonts w:ascii="Times New Roman" w:hAnsi="Times New Roman" w:cs="Times New Roman"/>
          <w:sz w:val="22"/>
          <w:szCs w:val="24"/>
        </w:rPr>
        <w:t xml:space="preserve"> </w:t>
      </w:r>
      <w:r w:rsidR="005640E7" w:rsidRPr="00240134">
        <w:rPr>
          <w:rFonts w:ascii="Times New Roman" w:hAnsi="Times New Roman" w:cs="Times New Roman"/>
          <w:sz w:val="22"/>
          <w:szCs w:val="24"/>
        </w:rPr>
        <w:t>Incremental</w:t>
      </w:r>
      <w:r w:rsidR="00250485" w:rsidRPr="00240134">
        <w:rPr>
          <w:rFonts w:ascii="Times New Roman" w:hAnsi="Times New Roman" w:cs="Times New Roman"/>
          <w:sz w:val="22"/>
          <w:szCs w:val="24"/>
        </w:rPr>
        <w:t xml:space="preserve"> forming </w:t>
      </w:r>
      <w:r w:rsidR="00890828" w:rsidRPr="00240134">
        <w:rPr>
          <w:rFonts w:ascii="Times New Roman" w:hAnsi="Times New Roman" w:cs="Times New Roman"/>
          <w:sz w:val="22"/>
          <w:szCs w:val="24"/>
        </w:rPr>
        <w:t xml:space="preserve">Diagram </w:t>
      </w:r>
      <w:r w:rsidR="00250485" w:rsidRPr="00240134">
        <w:rPr>
          <w:rFonts w:ascii="Times New Roman" w:hAnsi="Times New Roman" w:cs="Times New Roman"/>
          <w:sz w:val="22"/>
          <w:szCs w:val="24"/>
        </w:rPr>
        <w:t>(Daleffe 2013)</w:t>
      </w:r>
    </w:p>
    <w:p w14:paraId="4ADEA9DE" w14:textId="77777777" w:rsidR="00631517" w:rsidRPr="00240134" w:rsidRDefault="000817AB" w:rsidP="00EC5F70">
      <w:pPr>
        <w:jc w:val="left"/>
        <w:rPr>
          <w:rFonts w:ascii="Times New Roman" w:hAnsi="Times New Roman" w:cs="Times New Roman"/>
          <w:b/>
          <w:bCs/>
          <w:sz w:val="24"/>
          <w:szCs w:val="24"/>
        </w:rPr>
      </w:pPr>
      <w:r w:rsidRPr="00240134">
        <w:rPr>
          <w:rFonts w:ascii="Times New Roman" w:hAnsi="Times New Roman" w:cs="Times New Roman"/>
          <w:b/>
          <w:bCs/>
          <w:sz w:val="24"/>
          <w:szCs w:val="24"/>
        </w:rPr>
        <w:t xml:space="preserve">2.1.3 </w:t>
      </w:r>
      <w:commentRangeStart w:id="11"/>
      <w:r w:rsidR="00262C47" w:rsidRPr="00240134">
        <w:rPr>
          <w:rFonts w:ascii="Times New Roman" w:hAnsi="Times New Roman" w:cs="Times New Roman"/>
          <w:b/>
          <w:bCs/>
          <w:sz w:val="24"/>
          <w:szCs w:val="24"/>
        </w:rPr>
        <w:t>Different types of incremental forming</w:t>
      </w:r>
      <w:commentRangeEnd w:id="11"/>
      <w:r w:rsidR="00E00F42" w:rsidRPr="00240134">
        <w:rPr>
          <w:rStyle w:val="CommentReference"/>
          <w:rFonts w:ascii="Times New Roman" w:hAnsi="Times New Roman" w:cs="Times New Roman"/>
        </w:rPr>
        <w:commentReference w:id="11"/>
      </w:r>
    </w:p>
    <w:p w14:paraId="7736A267" w14:textId="6EBFA3F0" w:rsidR="00C54D17" w:rsidRPr="00240134" w:rsidRDefault="00C54D17" w:rsidP="00A9798D">
      <w:pPr>
        <w:ind w:firstLine="360"/>
        <w:jc w:val="left"/>
        <w:rPr>
          <w:rFonts w:ascii="Times New Roman" w:hAnsi="Times New Roman" w:cs="Times New Roman"/>
          <w:sz w:val="22"/>
          <w:lang w:val="en-US"/>
        </w:rPr>
      </w:pPr>
      <w:r w:rsidRPr="00240134">
        <w:rPr>
          <w:rFonts w:ascii="Times New Roman" w:hAnsi="Times New Roman" w:cs="Times New Roman"/>
          <w:sz w:val="22"/>
        </w:rPr>
        <w:t xml:space="preserve">There are two </w:t>
      </w:r>
      <w:r w:rsidR="00202422" w:rsidRPr="00240134">
        <w:rPr>
          <w:rFonts w:ascii="Times New Roman" w:hAnsi="Times New Roman" w:cs="Times New Roman"/>
          <w:sz w:val="22"/>
        </w:rPr>
        <w:t xml:space="preserve">main </w:t>
      </w:r>
      <w:r w:rsidRPr="00240134">
        <w:rPr>
          <w:rFonts w:ascii="Times New Roman" w:hAnsi="Times New Roman" w:cs="Times New Roman"/>
          <w:sz w:val="22"/>
        </w:rPr>
        <w:t xml:space="preserve">types of </w:t>
      </w:r>
      <w:r w:rsidR="00202422" w:rsidRPr="00240134">
        <w:rPr>
          <w:rFonts w:ascii="Times New Roman" w:hAnsi="Times New Roman" w:cs="Times New Roman"/>
          <w:sz w:val="22"/>
        </w:rPr>
        <w:t>incremental</w:t>
      </w:r>
      <w:r w:rsidRPr="00240134">
        <w:rPr>
          <w:rFonts w:ascii="Times New Roman" w:hAnsi="Times New Roman" w:cs="Times New Roman"/>
          <w:sz w:val="22"/>
        </w:rPr>
        <w:t xml:space="preserve"> forming, dynamic and static</w:t>
      </w:r>
      <w:r w:rsidR="00E83809" w:rsidRPr="00240134">
        <w:rPr>
          <w:rFonts w:ascii="Times New Roman" w:hAnsi="Times New Roman" w:cs="Times New Roman"/>
          <w:sz w:val="22"/>
        </w:rPr>
        <w:t>.</w:t>
      </w:r>
      <w:ins w:id="12" w:author="Emir Yilmaz" w:date="2025-04-28T13:54:00Z">
        <w:r w:rsidR="003008FB" w:rsidRPr="00240134">
          <w:rPr>
            <w:rFonts w:ascii="Times New Roman" w:hAnsi="Times New Roman" w:cs="Times New Roman"/>
            <w:sz w:val="22"/>
          </w:rPr>
          <w:t xml:space="preserve"> </w:t>
        </w:r>
      </w:ins>
      <w:r w:rsidR="00416C38" w:rsidRPr="00240134">
        <w:rPr>
          <w:rFonts w:ascii="Times New Roman" w:hAnsi="Times New Roman" w:cs="Times New Roman"/>
          <w:sz w:val="22"/>
          <w:lang w:val="en-US"/>
        </w:rPr>
        <w:t xml:space="preserve">Incremental forming can be broadly classified into two main types: dynamic and static, based on the mechanism of material deformation. </w:t>
      </w:r>
      <w:r w:rsidR="00E83809" w:rsidRPr="00240134">
        <w:rPr>
          <w:rFonts w:ascii="Times New Roman" w:hAnsi="Times New Roman" w:cs="Times New Roman"/>
          <w:sz w:val="22"/>
          <w:lang w:val="en-US"/>
        </w:rPr>
        <w:t xml:space="preserve">As </w:t>
      </w:r>
      <w:r w:rsidR="00D67B27" w:rsidRPr="00240134">
        <w:rPr>
          <w:rFonts w:ascii="Times New Roman" w:hAnsi="Times New Roman" w:cs="Times New Roman"/>
          <w:sz w:val="22"/>
          <w:lang w:val="en-US"/>
        </w:rPr>
        <w:t>shot peening exemplifies</w:t>
      </w:r>
      <w:r w:rsidR="00E83809" w:rsidRPr="00240134">
        <w:rPr>
          <w:rFonts w:ascii="Times New Roman" w:hAnsi="Times New Roman" w:cs="Times New Roman"/>
          <w:sz w:val="22"/>
          <w:lang w:val="en-US"/>
        </w:rPr>
        <w:t>, dynamic incremental forming utilizes kinetic energy to shape the material</w:t>
      </w:r>
      <w:r w:rsidR="00416C38" w:rsidRPr="00240134">
        <w:rPr>
          <w:rFonts w:ascii="Times New Roman" w:hAnsi="Times New Roman" w:cs="Times New Roman"/>
          <w:sz w:val="22"/>
          <w:lang w:val="en-US"/>
        </w:rPr>
        <w:t xml:space="preserve">, where small spherical media such as steel, glass, or ceramic shots are propelled at the material surface to induce deformation </w:t>
      </w:r>
      <w:r w:rsidR="000373F4" w:rsidRPr="00240134">
        <w:rPr>
          <w:rFonts w:ascii="Times New Roman" w:hAnsi="Times New Roman" w:cs="Times New Roman"/>
          <w:sz w:val="22"/>
          <w:lang w:val="en-US"/>
        </w:rPr>
        <w:t>[1]</w:t>
      </w:r>
      <w:r w:rsidR="00416C38" w:rsidRPr="00240134">
        <w:rPr>
          <w:rFonts w:ascii="Times New Roman" w:hAnsi="Times New Roman" w:cs="Times New Roman"/>
          <w:sz w:val="22"/>
          <w:lang w:val="en-US"/>
        </w:rPr>
        <w:t xml:space="preserve">. In contrast, static incremental forming involves slow, controlled </w:t>
      </w:r>
      <w:r w:rsidR="00E83809" w:rsidRPr="00240134">
        <w:rPr>
          <w:rFonts w:ascii="Times New Roman" w:hAnsi="Times New Roman" w:cs="Times New Roman"/>
          <w:sz w:val="22"/>
          <w:lang w:val="en-US"/>
        </w:rPr>
        <w:t>material stretching</w:t>
      </w:r>
      <w:r w:rsidR="00416C38" w:rsidRPr="00240134">
        <w:rPr>
          <w:rFonts w:ascii="Times New Roman" w:hAnsi="Times New Roman" w:cs="Times New Roman"/>
          <w:sz w:val="22"/>
          <w:lang w:val="en-US"/>
        </w:rPr>
        <w:t xml:space="preserve">, as seen in single-point incremental forming (SPIF), where a hemispherical tool progressively deforms the sheet into the </w:t>
      </w:r>
      <w:r w:rsidR="00416C38" w:rsidRPr="00240134">
        <w:rPr>
          <w:rFonts w:ascii="Times New Roman" w:hAnsi="Times New Roman" w:cs="Times New Roman"/>
          <w:sz w:val="22"/>
          <w:lang w:val="en-US"/>
        </w:rPr>
        <w:lastRenderedPageBreak/>
        <w:t xml:space="preserve">desired shape </w:t>
      </w:r>
      <w:r w:rsidR="00582930" w:rsidRPr="00240134">
        <w:rPr>
          <w:rFonts w:ascii="Times New Roman" w:hAnsi="Times New Roman" w:cs="Times New Roman"/>
          <w:sz w:val="22"/>
          <w:lang w:val="en-US"/>
        </w:rPr>
        <w:t>[2].</w:t>
      </w:r>
      <w:r w:rsidR="00416C38" w:rsidRPr="00240134">
        <w:rPr>
          <w:rFonts w:ascii="Times New Roman" w:hAnsi="Times New Roman" w:cs="Times New Roman"/>
          <w:sz w:val="22"/>
          <w:lang w:val="en-US"/>
        </w:rPr>
        <w:t xml:space="preserve"> While the dynamic/static terminology is not universally standardized, these categories align with the distinct process mechanics described in the literature, with shot peening representing kinetic-energy-based forming and SPIF embodying gradual deformation </w:t>
      </w:r>
      <w:r w:rsidR="00D301B5" w:rsidRPr="00240134">
        <w:rPr>
          <w:rFonts w:ascii="Times New Roman" w:hAnsi="Times New Roman" w:cs="Times New Roman"/>
          <w:sz w:val="22"/>
          <w:lang w:val="en-US"/>
        </w:rPr>
        <w:t>[</w:t>
      </w:r>
      <w:r w:rsidR="00A9798D" w:rsidRPr="00240134">
        <w:rPr>
          <w:rFonts w:ascii="Times New Roman" w:hAnsi="Times New Roman" w:cs="Times New Roman"/>
          <w:sz w:val="22"/>
          <w:lang w:val="en-US"/>
        </w:rPr>
        <w:t>2,</w:t>
      </w:r>
      <w:r w:rsidR="004A72AA" w:rsidRPr="00240134">
        <w:rPr>
          <w:rFonts w:ascii="Times New Roman" w:hAnsi="Times New Roman" w:cs="Times New Roman"/>
          <w:sz w:val="22"/>
          <w:lang w:val="en-US"/>
        </w:rPr>
        <w:t>4,5</w:t>
      </w:r>
      <w:r w:rsidR="00D301B5" w:rsidRPr="00240134">
        <w:rPr>
          <w:rFonts w:ascii="Times New Roman" w:hAnsi="Times New Roman" w:cs="Times New Roman"/>
          <w:sz w:val="22"/>
          <w:lang w:val="en-US"/>
        </w:rPr>
        <w:t>]</w:t>
      </w:r>
      <w:r w:rsidR="00416C38" w:rsidRPr="00240134">
        <w:rPr>
          <w:rFonts w:ascii="Times New Roman" w:hAnsi="Times New Roman" w:cs="Times New Roman"/>
          <w:sz w:val="22"/>
          <w:lang w:val="en-US"/>
        </w:rPr>
        <w:t>. This classification provides a framework for understanding the diverse approaches within incremental forming, with static incremental forming being the focus of this research</w:t>
      </w:r>
      <w:r w:rsidRPr="00240134">
        <w:rPr>
          <w:rFonts w:ascii="Times New Roman" w:hAnsi="Times New Roman" w:cs="Times New Roman"/>
          <w:sz w:val="22"/>
        </w:rPr>
        <w:t xml:space="preserve">. Dynamic </w:t>
      </w:r>
      <w:r w:rsidR="00202422" w:rsidRPr="00240134">
        <w:rPr>
          <w:rFonts w:ascii="Times New Roman" w:hAnsi="Times New Roman" w:cs="Times New Roman"/>
          <w:sz w:val="22"/>
        </w:rPr>
        <w:t>incremental</w:t>
      </w:r>
      <w:r w:rsidRPr="00240134">
        <w:rPr>
          <w:rFonts w:ascii="Times New Roman" w:hAnsi="Times New Roman" w:cs="Times New Roman"/>
          <w:sz w:val="22"/>
        </w:rPr>
        <w:t xml:space="preserve"> forming</w:t>
      </w:r>
      <w:r w:rsidR="00E83809" w:rsidRPr="00240134">
        <w:rPr>
          <w:rFonts w:ascii="Times New Roman" w:hAnsi="Times New Roman" w:cs="Times New Roman"/>
          <w:sz w:val="22"/>
        </w:rPr>
        <w:t xml:space="preserve"> </w:t>
      </w:r>
      <w:r w:rsidRPr="00240134">
        <w:rPr>
          <w:rFonts w:ascii="Times New Roman" w:hAnsi="Times New Roman" w:cs="Times New Roman"/>
          <w:sz w:val="22"/>
        </w:rPr>
        <w:t>use</w:t>
      </w:r>
      <w:r w:rsidR="00202422" w:rsidRPr="00240134">
        <w:rPr>
          <w:rFonts w:ascii="Times New Roman" w:hAnsi="Times New Roman" w:cs="Times New Roman"/>
          <w:sz w:val="22"/>
        </w:rPr>
        <w:t>s</w:t>
      </w:r>
      <w:r w:rsidRPr="00240134">
        <w:rPr>
          <w:rFonts w:ascii="Times New Roman" w:hAnsi="Times New Roman" w:cs="Times New Roman"/>
          <w:sz w:val="22"/>
        </w:rPr>
        <w:t xml:space="preserve"> </w:t>
      </w:r>
      <w:r w:rsidR="009E0088" w:rsidRPr="00240134">
        <w:rPr>
          <w:rFonts w:ascii="Times New Roman" w:hAnsi="Times New Roman" w:cs="Times New Roman"/>
          <w:sz w:val="22"/>
        </w:rPr>
        <w:t>kinetic</w:t>
      </w:r>
      <w:r w:rsidRPr="00240134">
        <w:rPr>
          <w:rFonts w:ascii="Times New Roman" w:hAnsi="Times New Roman" w:cs="Times New Roman"/>
          <w:sz w:val="22"/>
        </w:rPr>
        <w:t xml:space="preserve"> energy to form </w:t>
      </w:r>
      <w:r w:rsidR="00202422" w:rsidRPr="00240134">
        <w:rPr>
          <w:rFonts w:ascii="Times New Roman" w:hAnsi="Times New Roman" w:cs="Times New Roman"/>
          <w:sz w:val="22"/>
        </w:rPr>
        <w:t xml:space="preserve">the </w:t>
      </w:r>
      <w:r w:rsidRPr="00240134">
        <w:rPr>
          <w:rFonts w:ascii="Times New Roman" w:hAnsi="Times New Roman" w:cs="Times New Roman"/>
          <w:sz w:val="22"/>
        </w:rPr>
        <w:t xml:space="preserve">shape </w:t>
      </w:r>
      <w:r w:rsidR="00202422" w:rsidRPr="00240134">
        <w:rPr>
          <w:rFonts w:ascii="Times New Roman" w:hAnsi="Times New Roman" w:cs="Times New Roman"/>
          <w:sz w:val="22"/>
        </w:rPr>
        <w:t xml:space="preserve">out of </w:t>
      </w:r>
      <w:r w:rsidRPr="00240134">
        <w:rPr>
          <w:rFonts w:ascii="Times New Roman" w:hAnsi="Times New Roman" w:cs="Times New Roman"/>
          <w:sz w:val="22"/>
        </w:rPr>
        <w:t xml:space="preserve">the material. </w:t>
      </w:r>
      <w:r w:rsidR="00344D02" w:rsidRPr="00240134">
        <w:rPr>
          <w:rFonts w:ascii="Times New Roman" w:hAnsi="Times New Roman" w:cs="Times New Roman"/>
          <w:sz w:val="22"/>
        </w:rPr>
        <w:t xml:space="preserve">An example </w:t>
      </w:r>
      <w:r w:rsidR="00D67B27" w:rsidRPr="00240134">
        <w:rPr>
          <w:rFonts w:ascii="Times New Roman" w:hAnsi="Times New Roman" w:cs="Times New Roman"/>
          <w:sz w:val="22"/>
        </w:rPr>
        <w:t xml:space="preserve">is the shot peen method, where millimeter-sized shots made of materials like steel, glass, or ceramic are shot at the material </w:t>
      </w:r>
      <w:r w:rsidR="00FD64DB" w:rsidRPr="00240134">
        <w:rPr>
          <w:rFonts w:ascii="Times New Roman" w:hAnsi="Times New Roman" w:cs="Times New Roman"/>
          <w:sz w:val="22"/>
        </w:rPr>
        <w:t xml:space="preserve">you want to shape. </w:t>
      </w:r>
      <w:r w:rsidR="009E0088" w:rsidRPr="00240134">
        <w:rPr>
          <w:rFonts w:ascii="Times New Roman" w:hAnsi="Times New Roman" w:cs="Times New Roman"/>
          <w:sz w:val="22"/>
        </w:rPr>
        <w:t>Static incremental forming</w:t>
      </w:r>
      <w:r w:rsidR="000D6788" w:rsidRPr="00240134">
        <w:rPr>
          <w:rFonts w:ascii="Times New Roman" w:hAnsi="Times New Roman" w:cs="Times New Roman"/>
          <w:sz w:val="22"/>
        </w:rPr>
        <w:t xml:space="preserve"> slowly stretches the material into the required shape. In this research paper, </w:t>
      </w:r>
      <w:r w:rsidR="009E0088" w:rsidRPr="00240134">
        <w:rPr>
          <w:rFonts w:ascii="Times New Roman" w:hAnsi="Times New Roman" w:cs="Times New Roman"/>
          <w:sz w:val="22"/>
        </w:rPr>
        <w:t>static incremental forming will be the method that we are using.</w:t>
      </w:r>
    </w:p>
    <w:p w14:paraId="4A8E222C" w14:textId="77777777" w:rsidR="000D6788" w:rsidRPr="00240134" w:rsidRDefault="000D6788" w:rsidP="00EC5F70">
      <w:pPr>
        <w:ind w:firstLine="360"/>
        <w:jc w:val="left"/>
        <w:rPr>
          <w:rFonts w:ascii="Times New Roman" w:hAnsi="Times New Roman" w:cs="Times New Roman"/>
          <w:sz w:val="24"/>
          <w:szCs w:val="24"/>
        </w:rPr>
      </w:pPr>
    </w:p>
    <w:p w14:paraId="03003D54" w14:textId="77777777" w:rsidR="00E83809" w:rsidRPr="00240134" w:rsidRDefault="00E83809">
      <w:pPr>
        <w:rPr>
          <w:rFonts w:ascii="Times New Roman" w:hAnsi="Times New Roman" w:cs="Times New Roman"/>
          <w:b/>
          <w:bCs/>
          <w:sz w:val="24"/>
          <w:szCs w:val="24"/>
        </w:rPr>
      </w:pPr>
      <w:r w:rsidRPr="00240134">
        <w:rPr>
          <w:rFonts w:ascii="Times New Roman" w:hAnsi="Times New Roman" w:cs="Times New Roman"/>
          <w:b/>
          <w:bCs/>
          <w:sz w:val="24"/>
          <w:szCs w:val="24"/>
        </w:rPr>
        <w:br w:type="page"/>
      </w:r>
    </w:p>
    <w:p w14:paraId="2271C100" w14:textId="70C65037" w:rsidR="00631517" w:rsidRPr="00240134" w:rsidRDefault="00262C47" w:rsidP="005856AD">
      <w:pPr>
        <w:pStyle w:val="ListParagraph"/>
        <w:numPr>
          <w:ilvl w:val="2"/>
          <w:numId w:val="4"/>
        </w:numPr>
        <w:jc w:val="left"/>
        <w:rPr>
          <w:rFonts w:ascii="Times New Roman" w:hAnsi="Times New Roman" w:cs="Times New Roman"/>
          <w:b/>
          <w:bCs/>
          <w:sz w:val="24"/>
          <w:szCs w:val="24"/>
        </w:rPr>
      </w:pPr>
      <w:commentRangeStart w:id="13"/>
      <w:r w:rsidRPr="00240134">
        <w:rPr>
          <w:rFonts w:ascii="Times New Roman" w:hAnsi="Times New Roman" w:cs="Times New Roman"/>
          <w:b/>
          <w:bCs/>
          <w:sz w:val="24"/>
          <w:szCs w:val="24"/>
        </w:rPr>
        <w:lastRenderedPageBreak/>
        <w:t>Uses</w:t>
      </w:r>
      <w:r w:rsidR="000817AB" w:rsidRPr="00240134">
        <w:rPr>
          <w:rFonts w:ascii="Times New Roman" w:hAnsi="Times New Roman" w:cs="Times New Roman"/>
          <w:b/>
          <w:bCs/>
          <w:sz w:val="24"/>
          <w:szCs w:val="24"/>
        </w:rPr>
        <w:t xml:space="preserve"> of incremental forming</w:t>
      </w:r>
      <w:commentRangeEnd w:id="13"/>
      <w:r w:rsidR="00EC4A3E" w:rsidRPr="00240134">
        <w:rPr>
          <w:rStyle w:val="CommentReference"/>
          <w:rFonts w:ascii="Times New Roman" w:hAnsi="Times New Roman" w:cs="Times New Roman"/>
        </w:rPr>
        <w:commentReference w:id="13"/>
      </w:r>
    </w:p>
    <w:p w14:paraId="33F21B39" w14:textId="44F7F1B0" w:rsidR="00574062" w:rsidRPr="00240134" w:rsidRDefault="003B61A9" w:rsidP="00FE3494">
      <w:pPr>
        <w:ind w:firstLine="360"/>
        <w:jc w:val="left"/>
        <w:rPr>
          <w:rFonts w:ascii="Times New Roman" w:hAnsi="Times New Roman" w:cs="Times New Roman"/>
          <w:b/>
          <w:bCs/>
          <w:sz w:val="24"/>
          <w:szCs w:val="24"/>
        </w:rPr>
      </w:pPr>
      <w:r w:rsidRPr="00240134">
        <w:rPr>
          <w:rFonts w:ascii="Times New Roman" w:hAnsi="Times New Roman" w:cs="Times New Roman"/>
          <w:sz w:val="22"/>
        </w:rPr>
        <w:t>Incremental</w:t>
      </w:r>
      <w:r w:rsidR="00E22047" w:rsidRPr="00240134">
        <w:rPr>
          <w:rFonts w:ascii="Times New Roman" w:hAnsi="Times New Roman" w:cs="Times New Roman"/>
          <w:sz w:val="22"/>
        </w:rPr>
        <w:t xml:space="preserve"> forming</w:t>
      </w:r>
      <w:r w:rsidR="00A824F3" w:rsidRPr="00240134">
        <w:rPr>
          <w:rFonts w:ascii="Times New Roman" w:hAnsi="Times New Roman" w:cs="Times New Roman"/>
          <w:sz w:val="22"/>
        </w:rPr>
        <w:t xml:space="preserve"> methods are </w:t>
      </w:r>
      <w:r w:rsidR="00772BFF" w:rsidRPr="00240134">
        <w:rPr>
          <w:rFonts w:ascii="Times New Roman" w:hAnsi="Times New Roman" w:cs="Times New Roman"/>
          <w:sz w:val="22"/>
        </w:rPr>
        <w:t>helpful</w:t>
      </w:r>
      <w:r w:rsidR="00A824F3" w:rsidRPr="00240134">
        <w:rPr>
          <w:rFonts w:ascii="Times New Roman" w:hAnsi="Times New Roman" w:cs="Times New Roman"/>
          <w:sz w:val="22"/>
        </w:rPr>
        <w:t xml:space="preserve"> for </w:t>
      </w:r>
      <w:r w:rsidR="00671862" w:rsidRPr="00240134">
        <w:rPr>
          <w:rFonts w:ascii="Times New Roman" w:hAnsi="Times New Roman" w:cs="Times New Roman"/>
          <w:sz w:val="22"/>
        </w:rPr>
        <w:t>various things, like prototyping, creating custom car parts, and testing new materials' characteristics</w:t>
      </w:r>
      <w:r w:rsidR="009B6487" w:rsidRPr="00240134">
        <w:rPr>
          <w:rFonts w:ascii="Times New Roman" w:hAnsi="Times New Roman" w:cs="Times New Roman"/>
          <w:sz w:val="22"/>
        </w:rPr>
        <w:t>.</w:t>
      </w:r>
      <w:r w:rsidR="009C63E3" w:rsidRPr="00240134">
        <w:rPr>
          <w:rFonts w:ascii="Times New Roman" w:hAnsi="Times New Roman" w:cs="Times New Roman"/>
          <w:sz w:val="22"/>
        </w:rPr>
        <w:t xml:space="preserve"> </w:t>
      </w:r>
      <w:r w:rsidR="00574062" w:rsidRPr="00240134">
        <w:rPr>
          <w:rFonts w:ascii="Times New Roman" w:hAnsi="Times New Roman" w:cs="Times New Roman"/>
          <w:sz w:val="22"/>
        </w:rPr>
        <w:t>A</w:t>
      </w:r>
      <w:r w:rsidR="00F043F1" w:rsidRPr="00240134">
        <w:rPr>
          <w:rFonts w:ascii="Times New Roman" w:hAnsi="Times New Roman" w:cs="Times New Roman"/>
          <w:sz w:val="22"/>
        </w:rPr>
        <w:t xml:space="preserve"> </w:t>
      </w:r>
      <w:r w:rsidR="00F04D7C" w:rsidRPr="00240134">
        <w:rPr>
          <w:rFonts w:ascii="Times New Roman" w:hAnsi="Times New Roman" w:cs="Times New Roman"/>
          <w:sz w:val="22"/>
        </w:rPr>
        <w:t>real-world</w:t>
      </w:r>
      <w:r w:rsidR="00F043F1" w:rsidRPr="00240134">
        <w:rPr>
          <w:rFonts w:ascii="Times New Roman" w:hAnsi="Times New Roman" w:cs="Times New Roman"/>
          <w:sz w:val="22"/>
        </w:rPr>
        <w:t xml:space="preserve"> </w:t>
      </w:r>
      <w:r w:rsidR="00FC249D" w:rsidRPr="00240134">
        <w:rPr>
          <w:rFonts w:ascii="Times New Roman" w:hAnsi="Times New Roman" w:cs="Times New Roman"/>
          <w:sz w:val="22"/>
        </w:rPr>
        <w:t xml:space="preserve">example of where </w:t>
      </w:r>
      <w:r w:rsidR="00D51756" w:rsidRPr="00240134">
        <w:rPr>
          <w:rFonts w:ascii="Times New Roman" w:hAnsi="Times New Roman" w:cs="Times New Roman"/>
          <w:sz w:val="22"/>
        </w:rPr>
        <w:t>incremental</w:t>
      </w:r>
      <w:r w:rsidR="00FC249D" w:rsidRPr="00240134">
        <w:rPr>
          <w:rFonts w:ascii="Times New Roman" w:hAnsi="Times New Roman" w:cs="Times New Roman"/>
          <w:sz w:val="22"/>
        </w:rPr>
        <w:t xml:space="preserve"> forming is used </w:t>
      </w:r>
      <w:r w:rsidR="00F043F1" w:rsidRPr="00240134">
        <w:rPr>
          <w:rFonts w:ascii="Times New Roman" w:hAnsi="Times New Roman" w:cs="Times New Roman"/>
          <w:sz w:val="22"/>
        </w:rPr>
        <w:t xml:space="preserve">is in </w:t>
      </w:r>
      <w:r w:rsidR="00F04D7C" w:rsidRPr="00240134">
        <w:rPr>
          <w:rFonts w:ascii="Times New Roman" w:hAnsi="Times New Roman" w:cs="Times New Roman"/>
          <w:sz w:val="22"/>
        </w:rPr>
        <w:t>the LEXUS</w:t>
      </w:r>
      <w:r w:rsidR="00574062" w:rsidRPr="00240134">
        <w:rPr>
          <w:rFonts w:ascii="Times New Roman" w:hAnsi="Times New Roman" w:cs="Times New Roman"/>
          <w:sz w:val="22"/>
        </w:rPr>
        <w:t xml:space="preserve"> LC</w:t>
      </w:r>
      <w:r w:rsidR="00D51756" w:rsidRPr="00240134">
        <w:rPr>
          <w:rFonts w:ascii="Times New Roman" w:hAnsi="Times New Roman" w:cs="Times New Roman"/>
          <w:sz w:val="22"/>
        </w:rPr>
        <w:t xml:space="preserve">, </w:t>
      </w:r>
      <w:r w:rsidR="00574062" w:rsidRPr="00240134">
        <w:rPr>
          <w:rFonts w:ascii="Times New Roman" w:hAnsi="Times New Roman" w:cs="Times New Roman"/>
          <w:sz w:val="22"/>
        </w:rPr>
        <w:t>EDGE produced by</w:t>
      </w:r>
      <w:r w:rsidR="00D51756" w:rsidRPr="00240134">
        <w:rPr>
          <w:rFonts w:ascii="Times New Roman" w:hAnsi="Times New Roman" w:cs="Times New Roman"/>
          <w:sz w:val="22"/>
        </w:rPr>
        <w:t xml:space="preserve"> the</w:t>
      </w:r>
      <w:r w:rsidR="00574062" w:rsidRPr="00240134">
        <w:rPr>
          <w:rFonts w:ascii="Times New Roman" w:hAnsi="Times New Roman" w:cs="Times New Roman"/>
          <w:sz w:val="22"/>
        </w:rPr>
        <w:t xml:space="preserve"> Toyota Motor </w:t>
      </w:r>
      <w:r w:rsidR="00D51756" w:rsidRPr="00240134">
        <w:rPr>
          <w:rFonts w:ascii="Times New Roman" w:hAnsi="Times New Roman" w:cs="Times New Roman"/>
          <w:sz w:val="22"/>
        </w:rPr>
        <w:t>Corporation</w:t>
      </w:r>
      <w:r w:rsidR="00E83809" w:rsidRPr="00240134">
        <w:rPr>
          <w:rFonts w:ascii="Times New Roman" w:hAnsi="Times New Roman" w:cs="Times New Roman"/>
          <w:sz w:val="22"/>
        </w:rPr>
        <w:t>, as seen in the figure below,</w:t>
      </w:r>
      <w:r w:rsidR="00DB0C97" w:rsidRPr="00240134">
        <w:rPr>
          <w:rFonts w:ascii="Times New Roman" w:hAnsi="Times New Roman" w:cs="Times New Roman"/>
          <w:sz w:val="22"/>
        </w:rPr>
        <w:t xml:space="preserve"> </w:t>
      </w:r>
      <w:r w:rsidR="00E83809" w:rsidRPr="00240134">
        <w:rPr>
          <w:rFonts w:ascii="Times New Roman" w:hAnsi="Times New Roman" w:cs="Times New Roman"/>
          <w:sz w:val="22"/>
        </w:rPr>
        <w:t>as shown in the red circle</w:t>
      </w:r>
      <w:r w:rsidR="00FE3494" w:rsidRPr="00240134">
        <w:rPr>
          <w:rFonts w:ascii="Times New Roman" w:hAnsi="Times New Roman" w:cs="Times New Roman"/>
          <w:sz w:val="22"/>
        </w:rPr>
        <w:t xml:space="preserve">. </w:t>
      </w:r>
      <w:r w:rsidR="00D51756" w:rsidRPr="00240134">
        <w:rPr>
          <w:rFonts w:ascii="Times New Roman" w:hAnsi="Times New Roman" w:cs="Times New Roman"/>
          <w:sz w:val="22"/>
        </w:rPr>
        <w:t>The part of the car that uses i</w:t>
      </w:r>
      <w:r w:rsidR="00574062" w:rsidRPr="00240134">
        <w:rPr>
          <w:rFonts w:ascii="Times New Roman" w:hAnsi="Times New Roman" w:cs="Times New Roman"/>
          <w:sz w:val="22"/>
        </w:rPr>
        <w:t>ncremental molding is the plastic bumper at the front of this car.</w:t>
      </w:r>
      <w:r w:rsidR="00753C95">
        <w:rPr>
          <w:rFonts w:ascii="Times New Roman" w:hAnsi="Times New Roman" w:cs="Times New Roman"/>
          <w:sz w:val="22"/>
        </w:rPr>
        <w:t xml:space="preserve"> Mention Ford, Nissan, </w:t>
      </w:r>
    </w:p>
    <w:p w14:paraId="417C6546" w14:textId="77777777" w:rsidR="000817AB" w:rsidRPr="00240134" w:rsidRDefault="000817AB" w:rsidP="00EC5F70">
      <w:pPr>
        <w:jc w:val="left"/>
        <w:rPr>
          <w:rFonts w:ascii="Times New Roman" w:hAnsi="Times New Roman" w:cs="Times New Roman"/>
          <w:sz w:val="28"/>
          <w:szCs w:val="32"/>
        </w:rPr>
      </w:pPr>
    </w:p>
    <w:p w14:paraId="4AD5C11A" w14:textId="2321C65B" w:rsidR="00E83809" w:rsidRPr="00240134" w:rsidRDefault="00753C95" w:rsidP="00753C95">
      <w:pPr>
        <w:spacing w:after="160"/>
        <w:jc w:val="center"/>
        <w:rPr>
          <w:rFonts w:ascii="Times New Roman" w:hAnsi="Times New Roman" w:cs="Times New Roman"/>
          <w:sz w:val="28"/>
          <w:szCs w:val="32"/>
        </w:rPr>
      </w:pPr>
      <w:r w:rsidRPr="00753C95">
        <w:rPr>
          <w:rFonts w:ascii="Times New Roman" w:hAnsi="Times New Roman" w:cs="Times New Roman"/>
          <w:noProof/>
          <w:sz w:val="22"/>
        </w:rPr>
        <mc:AlternateContent>
          <mc:Choice Requires="wps">
            <w:drawing>
              <wp:anchor distT="0" distB="0" distL="114300" distR="114300" simplePos="0" relativeHeight="251666432" behindDoc="0" locked="0" layoutInCell="1" allowOverlap="1" wp14:anchorId="6F6749C0" wp14:editId="52D33510">
                <wp:simplePos x="0" y="0"/>
                <wp:positionH relativeFrom="column">
                  <wp:posOffset>2867025</wp:posOffset>
                </wp:positionH>
                <wp:positionV relativeFrom="paragraph">
                  <wp:posOffset>1730375</wp:posOffset>
                </wp:positionV>
                <wp:extent cx="432048" cy="504056"/>
                <wp:effectExtent l="0" t="0" r="25400" b="10795"/>
                <wp:wrapNone/>
                <wp:docPr id="9" name="Oval 8">
                  <a:extLst xmlns:a="http://schemas.openxmlformats.org/drawingml/2006/main">
                    <a:ext uri="{FF2B5EF4-FFF2-40B4-BE49-F238E27FC236}">
                      <a16:creationId xmlns:a16="http://schemas.microsoft.com/office/drawing/2014/main" id="{15BD4E23-5345-2031-F2F4-8DD5D07DFC8D}"/>
                    </a:ext>
                  </a:extLst>
                </wp:docPr>
                <wp:cNvGraphicFramePr/>
                <a:graphic xmlns:a="http://schemas.openxmlformats.org/drawingml/2006/main">
                  <a:graphicData uri="http://schemas.microsoft.com/office/word/2010/wordprocessingShape">
                    <wps:wsp>
                      <wps:cNvSpPr/>
                      <wps:spPr bwMode="auto">
                        <a:xfrm>
                          <a:off x="0" y="0"/>
                          <a:ext cx="432048" cy="504056"/>
                        </a:xfrm>
                        <a:prstGeom prst="ellipse">
                          <a:avLst/>
                        </a:prstGeom>
                        <a:noFill/>
                        <a:ln w="9525" cap="flat" cmpd="sng" algn="ctr">
                          <a:solidFill>
                            <a:srgbClr val="FF0000"/>
                          </a:solidFill>
                          <a:prstDash val="solid"/>
                          <a:round/>
                          <a:headEnd type="none" w="med" len="med"/>
                          <a:tailEnd type="none" w="med" len="med"/>
                        </a:ln>
                        <a:effectLst/>
                      </wps:spPr>
                      <wps:bodyPr vert="horz" wrap="none" lIns="0" tIns="0" rIns="0" bIns="0" numCol="1" rtlCol="0" anchor="t" anchorCtr="0" compatLnSpc="1">
                        <a:prstTxWarp prst="textNoShape">
                          <a:avLst/>
                        </a:prstTxWarp>
                      </wps:bodyPr>
                    </wps:wsp>
                  </a:graphicData>
                </a:graphic>
              </wp:anchor>
            </w:drawing>
          </mc:Choice>
          <mc:Fallback>
            <w:pict>
              <v:oval w14:anchorId="7CEFFF97" id="Oval 8" o:spid="_x0000_s1026" style="position:absolute;margin-left:225.75pt;margin-top:136.25pt;width:34pt;height:39.7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" filled="f" strokecolor="red">
                <v:textbox inset="0,0,0,0"/>
              </v:oval>
            </w:pict>
          </mc:Fallback>
        </mc:AlternateContent>
      </w:r>
      <w:r w:rsidRPr="00753C95">
        <w:rPr>
          <w:rFonts w:ascii="Times New Roman" w:hAnsi="Times New Roman" w:cs="Times New Roman"/>
          <w:noProof/>
          <w:sz w:val="28"/>
          <w:szCs w:val="32"/>
        </w:rPr>
        <w:drawing>
          <wp:inline distT="0" distB="0" distL="0" distR="0" wp14:anchorId="02B339CB" wp14:editId="075F2780">
            <wp:extent cx="4123730" cy="2886611"/>
            <wp:effectExtent l="0" t="0" r="0" b="9525"/>
            <wp:docPr id="8" name="Picture 7" descr="A white sports car on a road&#10;&#10;AI-generated content may be incorrect.">
              <a:extLst xmlns:a="http://schemas.openxmlformats.org/drawingml/2006/main">
                <a:ext uri="{FF2B5EF4-FFF2-40B4-BE49-F238E27FC236}">
                  <a16:creationId xmlns:a16="http://schemas.microsoft.com/office/drawing/2014/main" id="{46A8759A-11B7-40C0-B7C2-AD195F21C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white sports car on a road&#10;&#10;AI-generated content may be incorrect.">
                      <a:extLst>
                        <a:ext uri="{FF2B5EF4-FFF2-40B4-BE49-F238E27FC236}">
                          <a16:creationId xmlns:a16="http://schemas.microsoft.com/office/drawing/2014/main" id="{46A8759A-11B7-40C0-B7C2-AD195F21CD4D}"/>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123730" cy="2886611"/>
                    </a:xfrm>
                    <a:prstGeom prst="rect">
                      <a:avLst/>
                    </a:prstGeom>
                  </pic:spPr>
                </pic:pic>
              </a:graphicData>
            </a:graphic>
          </wp:inline>
        </w:drawing>
      </w:r>
    </w:p>
    <w:p w14:paraId="6F8FCA4E" w14:textId="61B62120" w:rsidR="001658B8" w:rsidRPr="00240134" w:rsidRDefault="00E83809" w:rsidP="00E83809">
      <w:pPr>
        <w:spacing w:after="160"/>
        <w:jc w:val="center"/>
        <w:rPr>
          <w:rFonts w:ascii="Times New Roman" w:hAnsi="Times New Roman" w:cs="Times New Roman"/>
          <w:sz w:val="22"/>
        </w:rPr>
      </w:pPr>
      <w:r w:rsidRPr="00240134">
        <w:rPr>
          <w:rFonts w:ascii="Times New Roman" w:hAnsi="Times New Roman" w:cs="Times New Roman"/>
          <w:sz w:val="22"/>
        </w:rPr>
        <w:t xml:space="preserve">Figure 2.1: An example of </w:t>
      </w:r>
      <w:r w:rsidR="00D67B27" w:rsidRPr="00240134">
        <w:rPr>
          <w:rFonts w:ascii="Times New Roman" w:hAnsi="Times New Roman" w:cs="Times New Roman"/>
          <w:sz w:val="22"/>
        </w:rPr>
        <w:t>Incremental forming on the Lexus LC, edge</w:t>
      </w:r>
      <w:r w:rsidR="001658B8" w:rsidRPr="00240134">
        <w:rPr>
          <w:rFonts w:ascii="Times New Roman" w:hAnsi="Times New Roman" w:cs="Times New Roman"/>
          <w:sz w:val="22"/>
        </w:rPr>
        <w:br w:type="page"/>
      </w:r>
    </w:p>
    <w:p w14:paraId="5C46178D" w14:textId="15C63299" w:rsidR="000817AB" w:rsidRPr="00240134" w:rsidRDefault="000817AB" w:rsidP="00EC5F70">
      <w:pPr>
        <w:jc w:val="left"/>
        <w:rPr>
          <w:rFonts w:ascii="Times New Roman" w:hAnsi="Times New Roman" w:cs="Times New Roman"/>
          <w:sz w:val="28"/>
          <w:szCs w:val="32"/>
        </w:rPr>
      </w:pPr>
      <w:r w:rsidRPr="00240134">
        <w:rPr>
          <w:rFonts w:ascii="Times New Roman" w:hAnsi="Times New Roman" w:cs="Times New Roman"/>
          <w:sz w:val="28"/>
          <w:szCs w:val="32"/>
        </w:rPr>
        <w:lastRenderedPageBreak/>
        <w:t>2.2 NC machine tools​</w:t>
      </w:r>
    </w:p>
    <w:p w14:paraId="0802765C" w14:textId="0149B18E" w:rsidR="000817AB" w:rsidRPr="00240134" w:rsidRDefault="000817AB" w:rsidP="005856AD">
      <w:pPr>
        <w:pStyle w:val="ListParagraph"/>
        <w:numPr>
          <w:ilvl w:val="2"/>
          <w:numId w:val="5"/>
        </w:numPr>
        <w:rPr>
          <w:rFonts w:ascii="Times New Roman" w:hAnsi="Times New Roman" w:cs="Times New Roman"/>
          <w:b/>
          <w:bCs/>
          <w:sz w:val="24"/>
          <w:szCs w:val="24"/>
        </w:rPr>
      </w:pPr>
      <w:r w:rsidRPr="00240134">
        <w:rPr>
          <w:rFonts w:ascii="Times New Roman" w:hAnsi="Times New Roman" w:cs="Times New Roman"/>
          <w:b/>
          <w:bCs/>
          <w:sz w:val="24"/>
          <w:szCs w:val="24"/>
        </w:rPr>
        <w:t>Overview​</w:t>
      </w:r>
    </w:p>
    <w:p w14:paraId="2E6FF0BE" w14:textId="10F5FD65" w:rsidR="00651647" w:rsidRPr="00240134" w:rsidRDefault="00651647" w:rsidP="00EC5F70">
      <w:pPr>
        <w:ind w:firstLine="360"/>
        <w:jc w:val="left"/>
        <w:rPr>
          <w:rFonts w:ascii="Times New Roman" w:hAnsi="Times New Roman" w:cs="Times New Roman"/>
          <w:sz w:val="22"/>
        </w:rPr>
      </w:pPr>
      <w:r w:rsidRPr="00240134">
        <w:rPr>
          <w:rFonts w:ascii="Times New Roman" w:hAnsi="Times New Roman" w:cs="Times New Roman"/>
          <w:sz w:val="22"/>
        </w:rPr>
        <w:t xml:space="preserve">NC </w:t>
      </w:r>
      <w:r w:rsidR="00C755B7" w:rsidRPr="00240134">
        <w:rPr>
          <w:rFonts w:ascii="Times New Roman" w:hAnsi="Times New Roman" w:cs="Times New Roman"/>
          <w:sz w:val="22"/>
        </w:rPr>
        <w:t>machines</w:t>
      </w:r>
      <w:r w:rsidR="009A57A9" w:rsidRPr="00240134">
        <w:rPr>
          <w:rFonts w:ascii="Times New Roman" w:hAnsi="Times New Roman" w:cs="Times New Roman"/>
          <w:sz w:val="22"/>
        </w:rPr>
        <w:t>, or Numerical control machines, are machines</w:t>
      </w:r>
      <w:r w:rsidR="00B21ADB" w:rsidRPr="00240134">
        <w:rPr>
          <w:rFonts w:ascii="Times New Roman" w:hAnsi="Times New Roman" w:cs="Times New Roman"/>
          <w:sz w:val="22"/>
        </w:rPr>
        <w:t xml:space="preserve"> </w:t>
      </w:r>
      <w:r w:rsidRPr="00240134">
        <w:rPr>
          <w:rFonts w:ascii="Times New Roman" w:hAnsi="Times New Roman" w:cs="Times New Roman"/>
          <w:sz w:val="22"/>
        </w:rPr>
        <w:t xml:space="preserve">that </w:t>
      </w:r>
      <w:r w:rsidR="00B21ADB" w:rsidRPr="00240134">
        <w:rPr>
          <w:rFonts w:ascii="Times New Roman" w:hAnsi="Times New Roman" w:cs="Times New Roman"/>
          <w:sz w:val="22"/>
        </w:rPr>
        <w:t xml:space="preserve">can be </w:t>
      </w:r>
      <w:r w:rsidR="00C755B7" w:rsidRPr="00240134">
        <w:rPr>
          <w:rFonts w:ascii="Times New Roman" w:hAnsi="Times New Roman" w:cs="Times New Roman"/>
          <w:sz w:val="22"/>
        </w:rPr>
        <w:t>controlled</w:t>
      </w:r>
      <w:r w:rsidR="00B21ADB" w:rsidRPr="00240134">
        <w:rPr>
          <w:rFonts w:ascii="Times New Roman" w:hAnsi="Times New Roman" w:cs="Times New Roman"/>
          <w:sz w:val="22"/>
        </w:rPr>
        <w:t xml:space="preserve"> with </w:t>
      </w:r>
      <w:r w:rsidR="0021543E" w:rsidRPr="00240134">
        <w:rPr>
          <w:rFonts w:ascii="Times New Roman" w:hAnsi="Times New Roman" w:cs="Times New Roman"/>
          <w:sz w:val="22"/>
        </w:rPr>
        <w:t>a set of numerical commands</w:t>
      </w:r>
      <w:r w:rsidR="00F04EFD" w:rsidRPr="00240134">
        <w:rPr>
          <w:rFonts w:ascii="Times New Roman" w:hAnsi="Times New Roman" w:cs="Times New Roman"/>
          <w:sz w:val="22"/>
        </w:rPr>
        <w:t xml:space="preserve">. </w:t>
      </w:r>
      <w:r w:rsidRPr="00240134">
        <w:rPr>
          <w:rFonts w:ascii="Times New Roman" w:hAnsi="Times New Roman" w:cs="Times New Roman"/>
          <w:sz w:val="22"/>
        </w:rPr>
        <w:t xml:space="preserve">The </w:t>
      </w:r>
      <w:r w:rsidR="00DD37DB" w:rsidRPr="00240134">
        <w:rPr>
          <w:rFonts w:ascii="Times New Roman" w:hAnsi="Times New Roman" w:cs="Times New Roman"/>
          <w:sz w:val="22"/>
        </w:rPr>
        <w:t xml:space="preserve">commands given to the machine can determine things like </w:t>
      </w:r>
      <w:r w:rsidR="00B01257" w:rsidRPr="00240134">
        <w:rPr>
          <w:rFonts w:ascii="Times New Roman" w:hAnsi="Times New Roman" w:cs="Times New Roman"/>
          <w:sz w:val="22"/>
        </w:rPr>
        <w:t xml:space="preserve">the </w:t>
      </w:r>
      <w:r w:rsidRPr="00240134">
        <w:rPr>
          <w:rFonts w:ascii="Times New Roman" w:hAnsi="Times New Roman" w:cs="Times New Roman"/>
          <w:sz w:val="22"/>
        </w:rPr>
        <w:t>position and speed</w:t>
      </w:r>
      <w:r w:rsidR="00B01257" w:rsidRPr="00240134">
        <w:rPr>
          <w:rFonts w:ascii="Times New Roman" w:hAnsi="Times New Roman" w:cs="Times New Roman"/>
          <w:sz w:val="22"/>
        </w:rPr>
        <w:t xml:space="preserve"> of the tool</w:t>
      </w:r>
      <w:r w:rsidR="00F904DD" w:rsidRPr="00240134">
        <w:rPr>
          <w:rFonts w:ascii="Times New Roman" w:hAnsi="Times New Roman" w:cs="Times New Roman"/>
          <w:sz w:val="22"/>
        </w:rPr>
        <w:t xml:space="preserve">. </w:t>
      </w:r>
      <w:r w:rsidR="00772BFF" w:rsidRPr="00240134">
        <w:rPr>
          <w:rFonts w:ascii="Times New Roman" w:hAnsi="Times New Roman" w:cs="Times New Roman"/>
          <w:sz w:val="22"/>
        </w:rPr>
        <w:t>Programmed commands can execute a series of operations related to machines</w:t>
      </w:r>
      <w:r w:rsidRPr="00240134">
        <w:rPr>
          <w:rFonts w:ascii="Times New Roman" w:hAnsi="Times New Roman" w:cs="Times New Roman"/>
          <w:sz w:val="22"/>
        </w:rPr>
        <w:t xml:space="preserve">. </w:t>
      </w:r>
      <w:r w:rsidR="00F04EFD" w:rsidRPr="00240134">
        <w:rPr>
          <w:rFonts w:ascii="Times New Roman" w:hAnsi="Times New Roman" w:cs="Times New Roman"/>
          <w:sz w:val="22"/>
        </w:rPr>
        <w:t xml:space="preserve">This allows </w:t>
      </w:r>
      <w:r w:rsidR="00D759C1" w:rsidRPr="00240134">
        <w:rPr>
          <w:rFonts w:ascii="Times New Roman" w:hAnsi="Times New Roman" w:cs="Times New Roman"/>
          <w:sz w:val="22"/>
        </w:rPr>
        <w:t>machines</w:t>
      </w:r>
      <w:r w:rsidRPr="00240134">
        <w:rPr>
          <w:rFonts w:ascii="Times New Roman" w:hAnsi="Times New Roman" w:cs="Times New Roman"/>
          <w:sz w:val="22"/>
        </w:rPr>
        <w:t xml:space="preserve"> </w:t>
      </w:r>
      <w:r w:rsidR="00D759C1" w:rsidRPr="00240134">
        <w:rPr>
          <w:rFonts w:ascii="Times New Roman" w:hAnsi="Times New Roman" w:cs="Times New Roman"/>
          <w:sz w:val="22"/>
        </w:rPr>
        <w:t xml:space="preserve">to do what was </w:t>
      </w:r>
      <w:r w:rsidRPr="00240134">
        <w:rPr>
          <w:rFonts w:ascii="Times New Roman" w:hAnsi="Times New Roman" w:cs="Times New Roman"/>
          <w:sz w:val="22"/>
        </w:rPr>
        <w:t xml:space="preserve">previously done manually by </w:t>
      </w:r>
      <w:r w:rsidR="00D759C1" w:rsidRPr="00240134">
        <w:rPr>
          <w:rFonts w:ascii="Times New Roman" w:hAnsi="Times New Roman" w:cs="Times New Roman"/>
          <w:sz w:val="22"/>
        </w:rPr>
        <w:t>humans</w:t>
      </w:r>
      <w:r w:rsidR="00F04EFD" w:rsidRPr="00240134">
        <w:rPr>
          <w:rFonts w:ascii="Times New Roman" w:hAnsi="Times New Roman" w:cs="Times New Roman"/>
          <w:sz w:val="22"/>
        </w:rPr>
        <w:t xml:space="preserve"> </w:t>
      </w:r>
      <w:r w:rsidR="00346F88" w:rsidRPr="00240134">
        <w:rPr>
          <w:rFonts w:ascii="Times New Roman" w:hAnsi="Times New Roman" w:cs="Times New Roman"/>
          <w:sz w:val="22"/>
        </w:rPr>
        <w:t>to be automated,</w:t>
      </w:r>
      <w:r w:rsidRPr="00240134">
        <w:rPr>
          <w:rFonts w:ascii="Times New Roman" w:hAnsi="Times New Roman" w:cs="Times New Roman"/>
          <w:sz w:val="22"/>
        </w:rPr>
        <w:t xml:space="preserve"> shortening proces</w:t>
      </w:r>
      <w:r w:rsidR="00401FB8" w:rsidRPr="00240134">
        <w:rPr>
          <w:rFonts w:ascii="Times New Roman" w:hAnsi="Times New Roman" w:cs="Times New Roman"/>
          <w:sz w:val="22"/>
        </w:rPr>
        <w:t>sing times</w:t>
      </w:r>
      <w:r w:rsidRPr="00240134">
        <w:rPr>
          <w:rFonts w:ascii="Times New Roman" w:hAnsi="Times New Roman" w:cs="Times New Roman"/>
          <w:sz w:val="22"/>
        </w:rPr>
        <w:t xml:space="preserve">, improving productivity, and reducing labor costs. </w:t>
      </w:r>
      <w:r w:rsidR="00E46207" w:rsidRPr="00240134">
        <w:rPr>
          <w:rFonts w:ascii="Times New Roman" w:hAnsi="Times New Roman" w:cs="Times New Roman"/>
          <w:sz w:val="22"/>
        </w:rPr>
        <w:t xml:space="preserve"> </w:t>
      </w:r>
      <w:r w:rsidR="00772BFF" w:rsidRPr="00240134">
        <w:rPr>
          <w:rFonts w:ascii="Times New Roman" w:hAnsi="Times New Roman" w:cs="Times New Roman"/>
          <w:sz w:val="22"/>
        </w:rPr>
        <w:t xml:space="preserve">Recently, a control method called CNC, </w:t>
      </w:r>
      <w:r w:rsidRPr="00240134">
        <w:rPr>
          <w:rFonts w:ascii="Times New Roman" w:hAnsi="Times New Roman" w:cs="Times New Roman"/>
          <w:sz w:val="22"/>
        </w:rPr>
        <w:t>a form of computer-based numerical control, has become common.</w:t>
      </w:r>
    </w:p>
    <w:p w14:paraId="192BE806" w14:textId="77777777" w:rsidR="001658B8" w:rsidRPr="00240134" w:rsidRDefault="001658B8" w:rsidP="00EC5F70">
      <w:pPr>
        <w:ind w:firstLine="360"/>
        <w:jc w:val="left"/>
        <w:rPr>
          <w:rFonts w:ascii="Times New Roman" w:hAnsi="Times New Roman" w:cs="Times New Roman"/>
          <w:sz w:val="22"/>
        </w:rPr>
      </w:pPr>
      <w:r w:rsidRPr="00240134">
        <w:rPr>
          <w:rFonts w:ascii="Times New Roman" w:hAnsi="Times New Roman" w:cs="Times New Roman"/>
          <w:sz w:val="22"/>
        </w:rPr>
        <w:t>An NC program is a program for automatically operating NC machines. A program consists of blocks, which are the individual lines like the one below:</w:t>
      </w:r>
    </w:p>
    <w:p w14:paraId="4470F570" w14:textId="77777777" w:rsidR="001658B8" w:rsidRPr="00240134" w:rsidRDefault="001658B8" w:rsidP="00EC5F70">
      <w:pPr>
        <w:jc w:val="center"/>
        <w:rPr>
          <w:rFonts w:ascii="Times New Roman" w:hAnsi="Times New Roman" w:cs="Times New Roman"/>
          <w:sz w:val="22"/>
        </w:rPr>
      </w:pPr>
      <w:r w:rsidRPr="00240134">
        <w:rPr>
          <w:rFonts w:ascii="Times New Roman" w:hAnsi="Times New Roman" w:cs="Times New Roman"/>
          <w:sz w:val="22"/>
        </w:rPr>
        <w:t>G01 X8 Y10 Z9;</w:t>
      </w:r>
    </w:p>
    <w:p w14:paraId="3C849990" w14:textId="4BB23D5F" w:rsidR="001658B8" w:rsidRPr="00240134" w:rsidRDefault="001658B8" w:rsidP="00EC5F70">
      <w:pPr>
        <w:ind w:firstLine="360"/>
        <w:jc w:val="left"/>
        <w:rPr>
          <w:rFonts w:ascii="Times New Roman" w:hAnsi="Times New Roman" w:cs="Times New Roman"/>
          <w:sz w:val="22"/>
        </w:rPr>
      </w:pPr>
      <w:r w:rsidRPr="00240134">
        <w:rPr>
          <w:rFonts w:ascii="Times New Roman" w:hAnsi="Times New Roman" w:cs="Times New Roman"/>
          <w:sz w:val="22"/>
        </w:rPr>
        <w:t xml:space="preserve">Blocks are generally </w:t>
      </w:r>
      <w:r w:rsidR="00772BFF" w:rsidRPr="00240134">
        <w:rPr>
          <w:rFonts w:ascii="Times New Roman" w:hAnsi="Times New Roman" w:cs="Times New Roman"/>
          <w:sz w:val="22"/>
        </w:rPr>
        <w:t>divided into two</w:t>
      </w:r>
      <w:r w:rsidRPr="00240134">
        <w:rPr>
          <w:rFonts w:ascii="Times New Roman" w:hAnsi="Times New Roman" w:cs="Times New Roman"/>
          <w:sz w:val="22"/>
        </w:rPr>
        <w:t xml:space="preserve"> parts, the Function section (G01) and the coordinate section (X8 Y10 Z9;). The NC program </w:t>
      </w:r>
      <w:r w:rsidR="00671862" w:rsidRPr="00240134">
        <w:rPr>
          <w:rFonts w:ascii="Times New Roman" w:hAnsi="Times New Roman" w:cs="Times New Roman"/>
          <w:sz w:val="22"/>
        </w:rPr>
        <w:t>can also be programmed to control the start and end of machining with specific notation specified in the table below</w:t>
      </w:r>
      <w:r w:rsidRPr="00240134">
        <w:rPr>
          <w:rFonts w:ascii="Times New Roman" w:hAnsi="Times New Roman" w:cs="Times New Roman"/>
          <w:sz w:val="22"/>
        </w:rPr>
        <w:t xml:space="preserve"> (Table X). </w:t>
      </w:r>
      <w:r w:rsidR="00671862" w:rsidRPr="00240134">
        <w:rPr>
          <w:rFonts w:ascii="Times New Roman" w:hAnsi="Times New Roman" w:cs="Times New Roman"/>
          <w:sz w:val="22"/>
        </w:rPr>
        <w:t>The function section (G01) will change depending on the function you want</w:t>
      </w:r>
      <w:r w:rsidRPr="00240134">
        <w:rPr>
          <w:rFonts w:ascii="Times New Roman" w:hAnsi="Times New Roman" w:cs="Times New Roman"/>
          <w:sz w:val="22"/>
        </w:rPr>
        <w:t xml:space="preserve">. The following are general descriptions for the different types of functions. </w:t>
      </w:r>
    </w:p>
    <w:p w14:paraId="4603F4EA" w14:textId="77777777" w:rsidR="001658B8" w:rsidRPr="00240134" w:rsidRDefault="001658B8" w:rsidP="005856AD">
      <w:pPr>
        <w:pStyle w:val="ListParagraph"/>
        <w:numPr>
          <w:ilvl w:val="0"/>
          <w:numId w:val="6"/>
        </w:numPr>
        <w:rPr>
          <w:rFonts w:ascii="Times New Roman" w:hAnsi="Times New Roman" w:cs="Times New Roman"/>
          <w:sz w:val="22"/>
        </w:rPr>
      </w:pPr>
      <w:r w:rsidRPr="00240134">
        <w:rPr>
          <w:rFonts w:ascii="Times New Roman" w:hAnsi="Times New Roman" w:cs="Times New Roman"/>
          <w:sz w:val="22"/>
        </w:rPr>
        <w:t>G-Code</w:t>
      </w:r>
    </w:p>
    <w:p w14:paraId="20D7996A" w14:textId="77777777" w:rsidR="001658B8" w:rsidRPr="00240134" w:rsidRDefault="001658B8" w:rsidP="005856AD">
      <w:pPr>
        <w:pStyle w:val="ListParagraph"/>
        <w:numPr>
          <w:ilvl w:val="1"/>
          <w:numId w:val="6"/>
        </w:numPr>
        <w:rPr>
          <w:rFonts w:ascii="Times New Roman" w:hAnsi="Times New Roman" w:cs="Times New Roman"/>
          <w:sz w:val="22"/>
        </w:rPr>
      </w:pPr>
      <w:r w:rsidRPr="00240134">
        <w:rPr>
          <w:rFonts w:ascii="Times New Roman" w:hAnsi="Times New Roman" w:cs="Times New Roman"/>
          <w:sz w:val="22"/>
        </w:rPr>
        <w:t>General Functions become preparatory functions in G-code and NC programs</w:t>
      </w:r>
    </w:p>
    <w:p w14:paraId="0A253A46" w14:textId="77777777" w:rsidR="001658B8" w:rsidRPr="00240134" w:rsidRDefault="001658B8" w:rsidP="005856AD">
      <w:pPr>
        <w:pStyle w:val="ListParagraph"/>
        <w:numPr>
          <w:ilvl w:val="0"/>
          <w:numId w:val="6"/>
        </w:numPr>
        <w:rPr>
          <w:rFonts w:ascii="Times New Roman" w:hAnsi="Times New Roman" w:cs="Times New Roman"/>
          <w:sz w:val="22"/>
        </w:rPr>
      </w:pPr>
      <w:r w:rsidRPr="00240134">
        <w:rPr>
          <w:rFonts w:ascii="Times New Roman" w:hAnsi="Times New Roman" w:cs="Times New Roman"/>
          <w:sz w:val="22"/>
        </w:rPr>
        <w:t>M-Code</w:t>
      </w:r>
    </w:p>
    <w:p w14:paraId="51393CD6" w14:textId="00E1B132" w:rsidR="001658B8" w:rsidRPr="00240134" w:rsidRDefault="001658B8" w:rsidP="005856AD">
      <w:pPr>
        <w:pStyle w:val="ListParagraph"/>
        <w:numPr>
          <w:ilvl w:val="1"/>
          <w:numId w:val="6"/>
        </w:numPr>
        <w:rPr>
          <w:rFonts w:ascii="Times New Roman" w:hAnsi="Times New Roman" w:cs="Times New Roman"/>
          <w:sz w:val="22"/>
        </w:rPr>
      </w:pPr>
      <w:r w:rsidRPr="00240134">
        <w:rPr>
          <w:rFonts w:ascii="Times New Roman" w:hAnsi="Times New Roman" w:cs="Times New Roman"/>
          <w:sz w:val="22"/>
        </w:rPr>
        <w:t>Miscellaneous Functions are M-codes, auxiliary functions primarily used for commands other than movement.</w:t>
      </w:r>
    </w:p>
    <w:p w14:paraId="1BDFBA6E" w14:textId="77777777" w:rsidR="001658B8" w:rsidRPr="00240134" w:rsidRDefault="001658B8" w:rsidP="005856AD">
      <w:pPr>
        <w:pStyle w:val="ListParagraph"/>
        <w:numPr>
          <w:ilvl w:val="0"/>
          <w:numId w:val="6"/>
        </w:numPr>
        <w:rPr>
          <w:rFonts w:ascii="Times New Roman" w:hAnsi="Times New Roman" w:cs="Times New Roman"/>
          <w:sz w:val="22"/>
        </w:rPr>
      </w:pPr>
      <w:r w:rsidRPr="00240134">
        <w:rPr>
          <w:rFonts w:ascii="Times New Roman" w:hAnsi="Times New Roman" w:cs="Times New Roman"/>
          <w:sz w:val="22"/>
        </w:rPr>
        <w:t>F-code</w:t>
      </w:r>
    </w:p>
    <w:p w14:paraId="70FFDBE2" w14:textId="77777777" w:rsidR="001658B8" w:rsidRPr="00240134" w:rsidRDefault="001658B8" w:rsidP="005856AD">
      <w:pPr>
        <w:pStyle w:val="ListParagraph"/>
        <w:numPr>
          <w:ilvl w:val="1"/>
          <w:numId w:val="6"/>
        </w:numPr>
        <w:rPr>
          <w:rFonts w:ascii="Times New Roman" w:hAnsi="Times New Roman" w:cs="Times New Roman"/>
          <w:sz w:val="22"/>
        </w:rPr>
      </w:pPr>
      <w:r w:rsidRPr="00240134">
        <w:rPr>
          <w:rFonts w:ascii="Times New Roman" w:hAnsi="Times New Roman" w:cs="Times New Roman"/>
          <w:sz w:val="22"/>
        </w:rPr>
        <w:t>Control the F-code and feed speed from Feed Functions.</w:t>
      </w:r>
    </w:p>
    <w:p w14:paraId="22A369B6" w14:textId="77777777" w:rsidR="001658B8" w:rsidRPr="00240134" w:rsidRDefault="001658B8" w:rsidP="005856AD">
      <w:pPr>
        <w:pStyle w:val="ListParagraph"/>
        <w:numPr>
          <w:ilvl w:val="0"/>
          <w:numId w:val="6"/>
        </w:numPr>
        <w:rPr>
          <w:rFonts w:ascii="Times New Roman" w:hAnsi="Times New Roman" w:cs="Times New Roman"/>
          <w:sz w:val="22"/>
        </w:rPr>
      </w:pPr>
      <w:r w:rsidRPr="00240134">
        <w:rPr>
          <w:rFonts w:ascii="Times New Roman" w:hAnsi="Times New Roman" w:cs="Times New Roman"/>
          <w:sz w:val="22"/>
        </w:rPr>
        <w:t>S-Code</w:t>
      </w:r>
    </w:p>
    <w:p w14:paraId="721B214A" w14:textId="77777777" w:rsidR="001658B8" w:rsidRPr="00240134" w:rsidRDefault="001658B8" w:rsidP="005856AD">
      <w:pPr>
        <w:pStyle w:val="ListParagraph"/>
        <w:numPr>
          <w:ilvl w:val="1"/>
          <w:numId w:val="6"/>
        </w:numPr>
        <w:rPr>
          <w:rFonts w:ascii="Times New Roman" w:hAnsi="Times New Roman" w:cs="Times New Roman"/>
          <w:sz w:val="22"/>
        </w:rPr>
      </w:pPr>
      <w:r w:rsidRPr="00240134">
        <w:rPr>
          <w:rFonts w:ascii="Times New Roman" w:hAnsi="Times New Roman" w:cs="Times New Roman"/>
          <w:sz w:val="22"/>
        </w:rPr>
        <w:t>S-code controls the spindle rotation speed.</w:t>
      </w:r>
    </w:p>
    <w:p w14:paraId="15D8FA3D" w14:textId="1A147E1A" w:rsidR="001658B8" w:rsidRPr="00240134" w:rsidRDefault="001658B8" w:rsidP="00EC5F70">
      <w:pPr>
        <w:rPr>
          <w:rFonts w:ascii="Times New Roman" w:hAnsi="Times New Roman" w:cs="Times New Roman"/>
          <w:sz w:val="22"/>
        </w:rPr>
      </w:pPr>
      <w:r w:rsidRPr="00240134">
        <w:rPr>
          <w:rFonts w:ascii="Times New Roman" w:hAnsi="Times New Roman" w:cs="Times New Roman"/>
          <w:sz w:val="22"/>
        </w:rPr>
        <w:t xml:space="preserve">The following table </w:t>
      </w:r>
      <w:r w:rsidR="00671862" w:rsidRPr="00240134">
        <w:rPr>
          <w:rFonts w:ascii="Times New Roman" w:hAnsi="Times New Roman" w:cs="Times New Roman"/>
          <w:sz w:val="22"/>
        </w:rPr>
        <w:t xml:space="preserve">shows the functions </w:t>
      </w:r>
      <w:r w:rsidRPr="00240134">
        <w:rPr>
          <w:rFonts w:ascii="Times New Roman" w:hAnsi="Times New Roman" w:cs="Times New Roman"/>
          <w:sz w:val="22"/>
        </w:rPr>
        <w:t xml:space="preserve">used in the G-code during this research. </w:t>
      </w:r>
    </w:p>
    <w:p w14:paraId="1315EBBF" w14:textId="66E98CC6" w:rsidR="001658B8" w:rsidRPr="00240134" w:rsidRDefault="001658B8" w:rsidP="00EC5F70">
      <w:pPr>
        <w:spacing w:after="160"/>
        <w:jc w:val="left"/>
        <w:rPr>
          <w:rFonts w:ascii="Times New Roman" w:hAnsi="Times New Roman" w:cs="Times New Roman"/>
          <w:sz w:val="22"/>
        </w:rPr>
      </w:pPr>
      <w:r w:rsidRPr="00240134">
        <w:rPr>
          <w:rFonts w:ascii="Times New Roman" w:hAnsi="Times New Roman" w:cs="Times New Roman"/>
          <w:sz w:val="22"/>
        </w:rPr>
        <w:br w:type="page"/>
      </w:r>
    </w:p>
    <w:p w14:paraId="4DCB10D3" w14:textId="44627362" w:rsidR="008C47F5" w:rsidRPr="00240134" w:rsidRDefault="008C47F5" w:rsidP="008C47F5">
      <w:pPr>
        <w:jc w:val="center"/>
        <w:rPr>
          <w:rFonts w:ascii="Times New Roman" w:hAnsi="Times New Roman" w:cs="Times New Roman"/>
          <w:szCs w:val="21"/>
        </w:rPr>
      </w:pPr>
      <w:r w:rsidRPr="00240134">
        <w:rPr>
          <w:rFonts w:ascii="Times New Roman" w:hAnsi="Times New Roman" w:cs="Times New Roman"/>
          <w:szCs w:val="21"/>
        </w:rPr>
        <w:lastRenderedPageBreak/>
        <w:t xml:space="preserve">Table 2.1: G-code </w:t>
      </w:r>
      <w:commentRangeStart w:id="14"/>
      <w:r w:rsidRPr="00240134">
        <w:rPr>
          <w:rFonts w:ascii="Times New Roman" w:hAnsi="Times New Roman" w:cs="Times New Roman"/>
          <w:szCs w:val="21"/>
        </w:rPr>
        <w:t>functions</w:t>
      </w:r>
      <w:commentRangeEnd w:id="14"/>
      <w:r w:rsidRPr="00240134">
        <w:rPr>
          <w:rStyle w:val="CommentReference"/>
          <w:rFonts w:ascii="Times New Roman" w:hAnsi="Times New Roman" w:cs="Times New Roman"/>
        </w:rPr>
        <w:commentReference w:id="14"/>
      </w:r>
      <w:ins w:id="15" w:author="Emir Yilmaz" w:date="2025-04-28T13:57:00Z">
        <w:r w:rsidRPr="00240134">
          <w:rPr>
            <w:rFonts w:ascii="Times New Roman" w:hAnsi="Times New Roman" w:cs="Times New Roman"/>
            <w:szCs w:val="21"/>
          </w:rPr>
          <w:t xml:space="preserve"> </w:t>
        </w:r>
      </w:ins>
    </w:p>
    <w:tbl>
      <w:tblPr>
        <w:tblStyle w:val="TableGrid"/>
        <w:tblpPr w:leftFromText="180" w:rightFromText="180" w:vertAnchor="text" w:horzAnchor="margin" w:tblpY="117"/>
        <w:tblW w:w="0" w:type="auto"/>
        <w:tblLook w:val="04A0" w:firstRow="1" w:lastRow="0" w:firstColumn="1" w:lastColumn="0" w:noHBand="0" w:noVBand="1"/>
      </w:tblPr>
      <w:tblGrid>
        <w:gridCol w:w="2087"/>
        <w:gridCol w:w="2391"/>
        <w:gridCol w:w="2783"/>
        <w:gridCol w:w="1233"/>
      </w:tblGrid>
      <w:tr w:rsidR="00CB204F" w:rsidRPr="00240134" w14:paraId="00623553" w14:textId="77777777" w:rsidTr="00CA7827">
        <w:tc>
          <w:tcPr>
            <w:tcW w:w="2191" w:type="dxa"/>
            <w:vMerge w:val="restart"/>
          </w:tcPr>
          <w:p w14:paraId="2865A648" w14:textId="77777777" w:rsidR="00CB204F" w:rsidRPr="00240134" w:rsidRDefault="00CB204F" w:rsidP="00EC5F70">
            <w:pPr>
              <w:jc w:val="center"/>
              <w:rPr>
                <w:rFonts w:ascii="Times New Roman" w:hAnsi="Times New Roman" w:cs="Times New Roman"/>
                <w:sz w:val="24"/>
                <w:szCs w:val="24"/>
              </w:rPr>
            </w:pPr>
          </w:p>
          <w:p w14:paraId="5EA8DA04" w14:textId="77777777" w:rsidR="00CB204F" w:rsidRPr="00240134" w:rsidRDefault="00CB204F" w:rsidP="00EC5F70">
            <w:pPr>
              <w:jc w:val="center"/>
              <w:rPr>
                <w:rFonts w:ascii="Times New Roman" w:hAnsi="Times New Roman" w:cs="Times New Roman"/>
                <w:sz w:val="24"/>
                <w:szCs w:val="24"/>
              </w:rPr>
            </w:pPr>
          </w:p>
          <w:p w14:paraId="0EC0BEB2" w14:textId="77777777" w:rsidR="00CB204F" w:rsidRPr="00240134" w:rsidRDefault="00CB204F" w:rsidP="00EC5F70">
            <w:pPr>
              <w:jc w:val="center"/>
              <w:rPr>
                <w:rFonts w:ascii="Times New Roman" w:hAnsi="Times New Roman" w:cs="Times New Roman"/>
                <w:sz w:val="24"/>
                <w:szCs w:val="24"/>
              </w:rPr>
            </w:pPr>
          </w:p>
          <w:p w14:paraId="13607414" w14:textId="77777777" w:rsidR="00CB204F" w:rsidRPr="00240134" w:rsidRDefault="00CB204F" w:rsidP="00EC5F70">
            <w:pPr>
              <w:jc w:val="center"/>
              <w:rPr>
                <w:rFonts w:ascii="Times New Roman" w:hAnsi="Times New Roman" w:cs="Times New Roman"/>
                <w:sz w:val="24"/>
                <w:szCs w:val="24"/>
              </w:rPr>
            </w:pPr>
          </w:p>
          <w:p w14:paraId="7651ECB1" w14:textId="77777777" w:rsidR="00CB204F" w:rsidRPr="00240134" w:rsidRDefault="00CB204F" w:rsidP="00EC5F70">
            <w:pPr>
              <w:jc w:val="center"/>
              <w:rPr>
                <w:rFonts w:ascii="Times New Roman" w:hAnsi="Times New Roman" w:cs="Times New Roman"/>
                <w:sz w:val="24"/>
                <w:szCs w:val="24"/>
              </w:rPr>
            </w:pPr>
          </w:p>
          <w:p w14:paraId="3FF242CE" w14:textId="77777777" w:rsidR="00CB204F" w:rsidRPr="00240134" w:rsidRDefault="00CB204F" w:rsidP="00EC5F70">
            <w:pPr>
              <w:jc w:val="center"/>
              <w:rPr>
                <w:rFonts w:ascii="Times New Roman" w:hAnsi="Times New Roman" w:cs="Times New Roman"/>
                <w:sz w:val="24"/>
                <w:szCs w:val="24"/>
              </w:rPr>
            </w:pPr>
          </w:p>
          <w:p w14:paraId="4BF9A018" w14:textId="77777777" w:rsidR="00CB204F" w:rsidRPr="00240134" w:rsidRDefault="00CB204F" w:rsidP="00EC5F70">
            <w:pPr>
              <w:jc w:val="center"/>
              <w:rPr>
                <w:rFonts w:ascii="Times New Roman" w:hAnsi="Times New Roman" w:cs="Times New Roman"/>
                <w:sz w:val="24"/>
                <w:szCs w:val="24"/>
              </w:rPr>
            </w:pPr>
          </w:p>
          <w:p w14:paraId="427F8898" w14:textId="77777777" w:rsidR="00CB204F" w:rsidRPr="00240134" w:rsidRDefault="00CB204F" w:rsidP="00EC5F70">
            <w:pPr>
              <w:jc w:val="center"/>
              <w:rPr>
                <w:rFonts w:ascii="Times New Roman" w:hAnsi="Times New Roman" w:cs="Times New Roman"/>
                <w:sz w:val="24"/>
                <w:szCs w:val="24"/>
              </w:rPr>
            </w:pPr>
          </w:p>
          <w:p w14:paraId="31A7FAD3" w14:textId="77777777" w:rsidR="00CB204F" w:rsidRPr="00240134" w:rsidRDefault="00CB204F" w:rsidP="00EC5F70">
            <w:pPr>
              <w:jc w:val="center"/>
              <w:rPr>
                <w:rFonts w:ascii="Times New Roman" w:hAnsi="Times New Roman" w:cs="Times New Roman"/>
                <w:sz w:val="24"/>
                <w:szCs w:val="24"/>
              </w:rPr>
            </w:pPr>
          </w:p>
          <w:p w14:paraId="144E2EB2" w14:textId="77777777" w:rsidR="00CB204F" w:rsidRPr="00240134" w:rsidRDefault="00CB204F" w:rsidP="00EC5F70">
            <w:pPr>
              <w:jc w:val="center"/>
              <w:rPr>
                <w:rFonts w:ascii="Times New Roman" w:hAnsi="Times New Roman" w:cs="Times New Roman"/>
                <w:sz w:val="24"/>
                <w:szCs w:val="24"/>
              </w:rPr>
            </w:pPr>
          </w:p>
          <w:p w14:paraId="1662256E" w14:textId="77777777" w:rsidR="00CB204F" w:rsidRPr="00240134" w:rsidRDefault="00CB204F" w:rsidP="00EC5F70">
            <w:pPr>
              <w:jc w:val="center"/>
              <w:rPr>
                <w:rFonts w:ascii="Times New Roman" w:hAnsi="Times New Roman" w:cs="Times New Roman"/>
                <w:sz w:val="24"/>
                <w:szCs w:val="24"/>
              </w:rPr>
            </w:pPr>
          </w:p>
          <w:p w14:paraId="4E429A5E" w14:textId="77777777" w:rsidR="00CB204F" w:rsidRPr="00240134" w:rsidRDefault="00CB204F" w:rsidP="00EC5F70">
            <w:pPr>
              <w:jc w:val="center"/>
              <w:rPr>
                <w:rFonts w:ascii="Times New Roman" w:hAnsi="Times New Roman" w:cs="Times New Roman"/>
                <w:sz w:val="24"/>
                <w:szCs w:val="24"/>
              </w:rPr>
            </w:pPr>
          </w:p>
          <w:p w14:paraId="6C28E4D5" w14:textId="77777777" w:rsidR="00CB204F" w:rsidRPr="00240134" w:rsidRDefault="00CB204F" w:rsidP="00EC5F70">
            <w:pPr>
              <w:jc w:val="center"/>
              <w:rPr>
                <w:rFonts w:ascii="Times New Roman" w:hAnsi="Times New Roman" w:cs="Times New Roman"/>
                <w:sz w:val="24"/>
                <w:szCs w:val="24"/>
              </w:rPr>
            </w:pPr>
            <w:r w:rsidRPr="00240134">
              <w:rPr>
                <w:rFonts w:ascii="Times New Roman" w:hAnsi="Times New Roman" w:cs="Times New Roman"/>
                <w:sz w:val="24"/>
                <w:szCs w:val="24"/>
              </w:rPr>
              <w:t>G Code</w:t>
            </w:r>
          </w:p>
        </w:tc>
        <w:tc>
          <w:tcPr>
            <w:tcW w:w="5364" w:type="dxa"/>
            <w:gridSpan w:val="2"/>
          </w:tcPr>
          <w:p w14:paraId="77DFB3AA"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Positioning</w:t>
            </w:r>
          </w:p>
        </w:tc>
        <w:tc>
          <w:tcPr>
            <w:tcW w:w="1273" w:type="dxa"/>
          </w:tcPr>
          <w:p w14:paraId="5BFC7D5D"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G00</w:t>
            </w:r>
          </w:p>
        </w:tc>
      </w:tr>
      <w:tr w:rsidR="00CB204F" w:rsidRPr="00240134" w14:paraId="07A433C8" w14:textId="77777777" w:rsidTr="00CA7827">
        <w:tc>
          <w:tcPr>
            <w:tcW w:w="2191" w:type="dxa"/>
            <w:vMerge/>
          </w:tcPr>
          <w:p w14:paraId="52A47124" w14:textId="77777777" w:rsidR="00CB204F" w:rsidRPr="00240134" w:rsidRDefault="00CB204F" w:rsidP="00EC5F70">
            <w:pPr>
              <w:rPr>
                <w:rFonts w:ascii="Times New Roman" w:hAnsi="Times New Roman" w:cs="Times New Roman"/>
                <w:sz w:val="24"/>
                <w:szCs w:val="24"/>
              </w:rPr>
            </w:pPr>
          </w:p>
        </w:tc>
        <w:tc>
          <w:tcPr>
            <w:tcW w:w="5364" w:type="dxa"/>
            <w:gridSpan w:val="2"/>
          </w:tcPr>
          <w:p w14:paraId="09955091"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Linear interpolation</w:t>
            </w:r>
          </w:p>
        </w:tc>
        <w:tc>
          <w:tcPr>
            <w:tcW w:w="1273" w:type="dxa"/>
          </w:tcPr>
          <w:p w14:paraId="40408E69"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G01</w:t>
            </w:r>
          </w:p>
        </w:tc>
      </w:tr>
      <w:tr w:rsidR="00CB204F" w:rsidRPr="00240134" w14:paraId="4B78EB92" w14:textId="77777777" w:rsidTr="00CA7827">
        <w:trPr>
          <w:trHeight w:val="383"/>
        </w:trPr>
        <w:tc>
          <w:tcPr>
            <w:tcW w:w="2191" w:type="dxa"/>
            <w:vMerge/>
          </w:tcPr>
          <w:p w14:paraId="416326C5" w14:textId="77777777" w:rsidR="00CB204F" w:rsidRPr="00240134" w:rsidRDefault="00CB204F" w:rsidP="00EC5F70">
            <w:pPr>
              <w:rPr>
                <w:rFonts w:ascii="Times New Roman" w:hAnsi="Times New Roman" w:cs="Times New Roman"/>
                <w:sz w:val="24"/>
                <w:szCs w:val="24"/>
              </w:rPr>
            </w:pPr>
          </w:p>
        </w:tc>
        <w:tc>
          <w:tcPr>
            <w:tcW w:w="2463" w:type="dxa"/>
          </w:tcPr>
          <w:p w14:paraId="13D3265D"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Circular interpolation</w:t>
            </w:r>
          </w:p>
        </w:tc>
        <w:tc>
          <w:tcPr>
            <w:tcW w:w="2901" w:type="dxa"/>
          </w:tcPr>
          <w:p w14:paraId="26738C9D"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Clockwise</w:t>
            </w:r>
          </w:p>
        </w:tc>
        <w:tc>
          <w:tcPr>
            <w:tcW w:w="1273" w:type="dxa"/>
          </w:tcPr>
          <w:p w14:paraId="39E619CF"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G02</w:t>
            </w:r>
          </w:p>
        </w:tc>
      </w:tr>
      <w:tr w:rsidR="00CB204F" w:rsidRPr="00240134" w14:paraId="033891C9" w14:textId="77777777" w:rsidTr="00CA7827">
        <w:trPr>
          <w:trHeight w:val="500"/>
        </w:trPr>
        <w:tc>
          <w:tcPr>
            <w:tcW w:w="2191" w:type="dxa"/>
            <w:vMerge/>
          </w:tcPr>
          <w:p w14:paraId="78F223EA" w14:textId="77777777" w:rsidR="00CB204F" w:rsidRPr="00240134" w:rsidRDefault="00CB204F" w:rsidP="00EC5F70">
            <w:pPr>
              <w:rPr>
                <w:rFonts w:ascii="Times New Roman" w:hAnsi="Times New Roman" w:cs="Times New Roman"/>
                <w:sz w:val="24"/>
                <w:szCs w:val="24"/>
              </w:rPr>
            </w:pPr>
          </w:p>
        </w:tc>
        <w:tc>
          <w:tcPr>
            <w:tcW w:w="2463" w:type="dxa"/>
          </w:tcPr>
          <w:p w14:paraId="7C58CD14"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Helical interpolation</w:t>
            </w:r>
          </w:p>
        </w:tc>
        <w:tc>
          <w:tcPr>
            <w:tcW w:w="2901" w:type="dxa"/>
          </w:tcPr>
          <w:p w14:paraId="75C068E1"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Counter clockwise</w:t>
            </w:r>
          </w:p>
        </w:tc>
        <w:tc>
          <w:tcPr>
            <w:tcW w:w="1273" w:type="dxa"/>
          </w:tcPr>
          <w:p w14:paraId="7184803D"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G03</w:t>
            </w:r>
          </w:p>
        </w:tc>
      </w:tr>
      <w:tr w:rsidR="00CB204F" w:rsidRPr="00240134" w14:paraId="67B76E1B" w14:textId="77777777" w:rsidTr="00CA7827">
        <w:tc>
          <w:tcPr>
            <w:tcW w:w="2191" w:type="dxa"/>
            <w:vMerge/>
          </w:tcPr>
          <w:p w14:paraId="2C3D759B" w14:textId="77777777" w:rsidR="00CB204F" w:rsidRPr="00240134" w:rsidRDefault="00CB204F" w:rsidP="00EC5F70">
            <w:pPr>
              <w:rPr>
                <w:rFonts w:ascii="Times New Roman" w:hAnsi="Times New Roman" w:cs="Times New Roman"/>
                <w:sz w:val="24"/>
                <w:szCs w:val="24"/>
              </w:rPr>
            </w:pPr>
          </w:p>
        </w:tc>
        <w:tc>
          <w:tcPr>
            <w:tcW w:w="2463" w:type="dxa"/>
            <w:vMerge w:val="restart"/>
          </w:tcPr>
          <w:p w14:paraId="4CD58DE2"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Plane Selection</w:t>
            </w:r>
          </w:p>
        </w:tc>
        <w:tc>
          <w:tcPr>
            <w:tcW w:w="2901" w:type="dxa"/>
          </w:tcPr>
          <w:p w14:paraId="37B0E806"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XY Plane</w:t>
            </w:r>
          </w:p>
        </w:tc>
        <w:tc>
          <w:tcPr>
            <w:tcW w:w="1273" w:type="dxa"/>
          </w:tcPr>
          <w:p w14:paraId="18C20E9D"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G17</w:t>
            </w:r>
          </w:p>
        </w:tc>
      </w:tr>
      <w:tr w:rsidR="00CB204F" w:rsidRPr="00240134" w14:paraId="367766A0" w14:textId="77777777" w:rsidTr="00CA7827">
        <w:tc>
          <w:tcPr>
            <w:tcW w:w="2191" w:type="dxa"/>
            <w:vMerge/>
          </w:tcPr>
          <w:p w14:paraId="0307F02F" w14:textId="77777777" w:rsidR="00CB204F" w:rsidRPr="00240134" w:rsidRDefault="00CB204F" w:rsidP="00EC5F70">
            <w:pPr>
              <w:rPr>
                <w:rFonts w:ascii="Times New Roman" w:hAnsi="Times New Roman" w:cs="Times New Roman"/>
                <w:sz w:val="24"/>
                <w:szCs w:val="24"/>
              </w:rPr>
            </w:pPr>
          </w:p>
        </w:tc>
        <w:tc>
          <w:tcPr>
            <w:tcW w:w="2463" w:type="dxa"/>
            <w:vMerge/>
          </w:tcPr>
          <w:p w14:paraId="6295DD8A" w14:textId="77777777" w:rsidR="00CB204F" w:rsidRPr="00240134" w:rsidRDefault="00CB204F" w:rsidP="00EC5F70">
            <w:pPr>
              <w:rPr>
                <w:rFonts w:ascii="Times New Roman" w:hAnsi="Times New Roman" w:cs="Times New Roman"/>
                <w:sz w:val="24"/>
                <w:szCs w:val="24"/>
              </w:rPr>
            </w:pPr>
          </w:p>
        </w:tc>
        <w:tc>
          <w:tcPr>
            <w:tcW w:w="2901" w:type="dxa"/>
          </w:tcPr>
          <w:p w14:paraId="2A60E641"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YZ Plane</w:t>
            </w:r>
          </w:p>
        </w:tc>
        <w:tc>
          <w:tcPr>
            <w:tcW w:w="1273" w:type="dxa"/>
          </w:tcPr>
          <w:p w14:paraId="626E2467"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G18</w:t>
            </w:r>
          </w:p>
        </w:tc>
      </w:tr>
      <w:tr w:rsidR="00CB204F" w:rsidRPr="00240134" w14:paraId="71274E47" w14:textId="77777777" w:rsidTr="00CA7827">
        <w:tc>
          <w:tcPr>
            <w:tcW w:w="2191" w:type="dxa"/>
            <w:vMerge/>
          </w:tcPr>
          <w:p w14:paraId="1DA8CE7C" w14:textId="77777777" w:rsidR="00CB204F" w:rsidRPr="00240134" w:rsidRDefault="00CB204F" w:rsidP="00EC5F70">
            <w:pPr>
              <w:rPr>
                <w:rFonts w:ascii="Times New Roman" w:hAnsi="Times New Roman" w:cs="Times New Roman"/>
                <w:sz w:val="24"/>
                <w:szCs w:val="24"/>
              </w:rPr>
            </w:pPr>
          </w:p>
        </w:tc>
        <w:tc>
          <w:tcPr>
            <w:tcW w:w="2463" w:type="dxa"/>
            <w:vMerge/>
          </w:tcPr>
          <w:p w14:paraId="70063406" w14:textId="77777777" w:rsidR="00CB204F" w:rsidRPr="00240134" w:rsidRDefault="00CB204F" w:rsidP="00EC5F70">
            <w:pPr>
              <w:rPr>
                <w:rFonts w:ascii="Times New Roman" w:hAnsi="Times New Roman" w:cs="Times New Roman"/>
                <w:sz w:val="24"/>
                <w:szCs w:val="24"/>
              </w:rPr>
            </w:pPr>
          </w:p>
        </w:tc>
        <w:tc>
          <w:tcPr>
            <w:tcW w:w="2901" w:type="dxa"/>
          </w:tcPr>
          <w:p w14:paraId="3906C73C"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ZX Plane</w:t>
            </w:r>
          </w:p>
        </w:tc>
        <w:tc>
          <w:tcPr>
            <w:tcW w:w="1273" w:type="dxa"/>
          </w:tcPr>
          <w:p w14:paraId="541628C7"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G19</w:t>
            </w:r>
          </w:p>
        </w:tc>
      </w:tr>
      <w:tr w:rsidR="00CB204F" w:rsidRPr="00240134" w14:paraId="041B9221" w14:textId="77777777" w:rsidTr="00CA7827">
        <w:tc>
          <w:tcPr>
            <w:tcW w:w="2191" w:type="dxa"/>
            <w:vMerge/>
          </w:tcPr>
          <w:p w14:paraId="0BF300E4" w14:textId="77777777" w:rsidR="00CB204F" w:rsidRPr="00240134" w:rsidRDefault="00CB204F" w:rsidP="00EC5F70">
            <w:pPr>
              <w:rPr>
                <w:rFonts w:ascii="Times New Roman" w:hAnsi="Times New Roman" w:cs="Times New Roman"/>
                <w:sz w:val="24"/>
                <w:szCs w:val="24"/>
              </w:rPr>
            </w:pPr>
          </w:p>
        </w:tc>
        <w:tc>
          <w:tcPr>
            <w:tcW w:w="5364" w:type="dxa"/>
            <w:gridSpan w:val="2"/>
          </w:tcPr>
          <w:p w14:paraId="0475F17D"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Inch input</w:t>
            </w:r>
          </w:p>
        </w:tc>
        <w:tc>
          <w:tcPr>
            <w:tcW w:w="1273" w:type="dxa"/>
          </w:tcPr>
          <w:p w14:paraId="3BBE06E7"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G20</w:t>
            </w:r>
          </w:p>
        </w:tc>
      </w:tr>
      <w:tr w:rsidR="00CB204F" w:rsidRPr="00240134" w14:paraId="1B3B4568" w14:textId="77777777" w:rsidTr="00CA7827">
        <w:tc>
          <w:tcPr>
            <w:tcW w:w="2191" w:type="dxa"/>
            <w:vMerge/>
          </w:tcPr>
          <w:p w14:paraId="30C1B708" w14:textId="77777777" w:rsidR="00CB204F" w:rsidRPr="00240134" w:rsidRDefault="00CB204F" w:rsidP="00EC5F70">
            <w:pPr>
              <w:rPr>
                <w:rFonts w:ascii="Times New Roman" w:hAnsi="Times New Roman" w:cs="Times New Roman"/>
                <w:sz w:val="24"/>
                <w:szCs w:val="24"/>
              </w:rPr>
            </w:pPr>
          </w:p>
        </w:tc>
        <w:tc>
          <w:tcPr>
            <w:tcW w:w="5364" w:type="dxa"/>
            <w:gridSpan w:val="2"/>
          </w:tcPr>
          <w:p w14:paraId="12978CD8"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mm input</w:t>
            </w:r>
          </w:p>
        </w:tc>
        <w:tc>
          <w:tcPr>
            <w:tcW w:w="1273" w:type="dxa"/>
          </w:tcPr>
          <w:p w14:paraId="5B02F343"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G21</w:t>
            </w:r>
          </w:p>
        </w:tc>
      </w:tr>
      <w:tr w:rsidR="00CB204F" w:rsidRPr="00240134" w14:paraId="06A88468" w14:textId="77777777" w:rsidTr="00CA7827">
        <w:tc>
          <w:tcPr>
            <w:tcW w:w="2191" w:type="dxa"/>
            <w:vMerge/>
          </w:tcPr>
          <w:p w14:paraId="4BE2681E" w14:textId="77777777" w:rsidR="00CB204F" w:rsidRPr="00240134" w:rsidRDefault="00CB204F" w:rsidP="00EC5F70">
            <w:pPr>
              <w:rPr>
                <w:rFonts w:ascii="Times New Roman" w:hAnsi="Times New Roman" w:cs="Times New Roman"/>
                <w:sz w:val="24"/>
                <w:szCs w:val="24"/>
              </w:rPr>
            </w:pPr>
          </w:p>
        </w:tc>
        <w:tc>
          <w:tcPr>
            <w:tcW w:w="5364" w:type="dxa"/>
            <w:gridSpan w:val="2"/>
          </w:tcPr>
          <w:p w14:paraId="47C12FB9"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Local coordinate system settings</w:t>
            </w:r>
          </w:p>
        </w:tc>
        <w:tc>
          <w:tcPr>
            <w:tcW w:w="1273" w:type="dxa"/>
          </w:tcPr>
          <w:p w14:paraId="5950AA77"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G52</w:t>
            </w:r>
          </w:p>
        </w:tc>
      </w:tr>
      <w:tr w:rsidR="00CB204F" w:rsidRPr="00240134" w14:paraId="5EAFE998" w14:textId="77777777" w:rsidTr="00CA7827">
        <w:tc>
          <w:tcPr>
            <w:tcW w:w="2191" w:type="dxa"/>
            <w:vMerge/>
          </w:tcPr>
          <w:p w14:paraId="09EC2FD9" w14:textId="77777777" w:rsidR="00CB204F" w:rsidRPr="00240134" w:rsidRDefault="00CB204F" w:rsidP="00EC5F70">
            <w:pPr>
              <w:rPr>
                <w:rFonts w:ascii="Times New Roman" w:hAnsi="Times New Roman" w:cs="Times New Roman"/>
                <w:sz w:val="24"/>
                <w:szCs w:val="24"/>
              </w:rPr>
            </w:pPr>
          </w:p>
        </w:tc>
        <w:tc>
          <w:tcPr>
            <w:tcW w:w="5364" w:type="dxa"/>
            <w:gridSpan w:val="2"/>
          </w:tcPr>
          <w:p w14:paraId="44F455CC"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Machine coordinate system selection</w:t>
            </w:r>
          </w:p>
        </w:tc>
        <w:tc>
          <w:tcPr>
            <w:tcW w:w="1273" w:type="dxa"/>
          </w:tcPr>
          <w:p w14:paraId="6C8C5543"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G53</w:t>
            </w:r>
          </w:p>
        </w:tc>
      </w:tr>
      <w:tr w:rsidR="00CB204F" w:rsidRPr="00240134" w14:paraId="4B8EF8C9" w14:textId="77777777" w:rsidTr="00CA7827">
        <w:tc>
          <w:tcPr>
            <w:tcW w:w="2191" w:type="dxa"/>
            <w:vMerge/>
          </w:tcPr>
          <w:p w14:paraId="1DA1489C" w14:textId="77777777" w:rsidR="00CB204F" w:rsidRPr="00240134" w:rsidRDefault="00CB204F" w:rsidP="00EC5F70">
            <w:pPr>
              <w:rPr>
                <w:rFonts w:ascii="Times New Roman" w:hAnsi="Times New Roman" w:cs="Times New Roman"/>
                <w:sz w:val="24"/>
                <w:szCs w:val="24"/>
              </w:rPr>
            </w:pPr>
          </w:p>
        </w:tc>
        <w:tc>
          <w:tcPr>
            <w:tcW w:w="5364" w:type="dxa"/>
            <w:gridSpan w:val="2"/>
          </w:tcPr>
          <w:p w14:paraId="4F6B3AB9"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Work coordinate system selection</w:t>
            </w:r>
          </w:p>
        </w:tc>
        <w:tc>
          <w:tcPr>
            <w:tcW w:w="1273" w:type="dxa"/>
          </w:tcPr>
          <w:p w14:paraId="5FB8B1EF"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G54-G59</w:t>
            </w:r>
          </w:p>
        </w:tc>
      </w:tr>
      <w:tr w:rsidR="00CB204F" w:rsidRPr="00240134" w14:paraId="735E8505" w14:textId="77777777" w:rsidTr="00CA7827">
        <w:tc>
          <w:tcPr>
            <w:tcW w:w="2191" w:type="dxa"/>
            <w:vMerge/>
          </w:tcPr>
          <w:p w14:paraId="46EB247D" w14:textId="77777777" w:rsidR="00CB204F" w:rsidRPr="00240134" w:rsidRDefault="00CB204F" w:rsidP="00EC5F70">
            <w:pPr>
              <w:rPr>
                <w:rFonts w:ascii="Times New Roman" w:hAnsi="Times New Roman" w:cs="Times New Roman"/>
                <w:sz w:val="24"/>
                <w:szCs w:val="24"/>
              </w:rPr>
            </w:pPr>
          </w:p>
        </w:tc>
        <w:tc>
          <w:tcPr>
            <w:tcW w:w="5364" w:type="dxa"/>
            <w:gridSpan w:val="2"/>
          </w:tcPr>
          <w:p w14:paraId="45E3B7B6"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Absolute coordinate command</w:t>
            </w:r>
          </w:p>
        </w:tc>
        <w:tc>
          <w:tcPr>
            <w:tcW w:w="1273" w:type="dxa"/>
          </w:tcPr>
          <w:p w14:paraId="4C0B94F6"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G90</w:t>
            </w:r>
          </w:p>
        </w:tc>
      </w:tr>
      <w:tr w:rsidR="00CB204F" w:rsidRPr="00240134" w14:paraId="1FBDD733" w14:textId="77777777" w:rsidTr="00CA7827">
        <w:tc>
          <w:tcPr>
            <w:tcW w:w="2191" w:type="dxa"/>
            <w:vMerge/>
          </w:tcPr>
          <w:p w14:paraId="0C2200FD" w14:textId="77777777" w:rsidR="00CB204F" w:rsidRPr="00240134" w:rsidRDefault="00CB204F" w:rsidP="00EC5F70">
            <w:pPr>
              <w:rPr>
                <w:rFonts w:ascii="Times New Roman" w:hAnsi="Times New Roman" w:cs="Times New Roman"/>
                <w:sz w:val="24"/>
                <w:szCs w:val="24"/>
              </w:rPr>
            </w:pPr>
          </w:p>
        </w:tc>
        <w:tc>
          <w:tcPr>
            <w:tcW w:w="5364" w:type="dxa"/>
            <w:gridSpan w:val="2"/>
          </w:tcPr>
          <w:p w14:paraId="0F8C9A3E"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Relative coordinate command</w:t>
            </w:r>
          </w:p>
        </w:tc>
        <w:tc>
          <w:tcPr>
            <w:tcW w:w="1273" w:type="dxa"/>
          </w:tcPr>
          <w:p w14:paraId="2005F612"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G91</w:t>
            </w:r>
          </w:p>
        </w:tc>
      </w:tr>
      <w:tr w:rsidR="00CB204F" w:rsidRPr="00240134" w14:paraId="6776506D" w14:textId="77777777" w:rsidTr="00CA7827">
        <w:tc>
          <w:tcPr>
            <w:tcW w:w="2191" w:type="dxa"/>
            <w:vMerge/>
          </w:tcPr>
          <w:p w14:paraId="50F57E04" w14:textId="77777777" w:rsidR="00CB204F" w:rsidRPr="00240134" w:rsidRDefault="00CB204F" w:rsidP="00EC5F70">
            <w:pPr>
              <w:rPr>
                <w:rFonts w:ascii="Times New Roman" w:hAnsi="Times New Roman" w:cs="Times New Roman"/>
                <w:sz w:val="24"/>
                <w:szCs w:val="24"/>
              </w:rPr>
            </w:pPr>
          </w:p>
        </w:tc>
        <w:tc>
          <w:tcPr>
            <w:tcW w:w="5364" w:type="dxa"/>
            <w:gridSpan w:val="2"/>
          </w:tcPr>
          <w:p w14:paraId="74F04C05" w14:textId="5755D5ED"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Work coordinate system settings</w:t>
            </w:r>
            <w:r w:rsidR="00671862" w:rsidRPr="00240134">
              <w:rPr>
                <w:rFonts w:ascii="Times New Roman" w:hAnsi="Times New Roman" w:cs="Times New Roman"/>
                <w:sz w:val="24"/>
                <w:szCs w:val="24"/>
              </w:rPr>
              <w:t>.</w:t>
            </w:r>
          </w:p>
        </w:tc>
        <w:tc>
          <w:tcPr>
            <w:tcW w:w="1273" w:type="dxa"/>
          </w:tcPr>
          <w:p w14:paraId="41A16396"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G92</w:t>
            </w:r>
          </w:p>
        </w:tc>
      </w:tr>
      <w:tr w:rsidR="00CB204F" w:rsidRPr="00240134" w14:paraId="00103730" w14:textId="77777777" w:rsidTr="00CA7827">
        <w:tc>
          <w:tcPr>
            <w:tcW w:w="2191" w:type="dxa"/>
            <w:vMerge w:val="restart"/>
          </w:tcPr>
          <w:p w14:paraId="40F844C2"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M Code</w:t>
            </w:r>
          </w:p>
        </w:tc>
        <w:tc>
          <w:tcPr>
            <w:tcW w:w="5364" w:type="dxa"/>
            <w:gridSpan w:val="2"/>
          </w:tcPr>
          <w:p w14:paraId="0F72942E"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Spindle section</w:t>
            </w:r>
          </w:p>
        </w:tc>
        <w:tc>
          <w:tcPr>
            <w:tcW w:w="1273" w:type="dxa"/>
          </w:tcPr>
          <w:p w14:paraId="39AB6A0D"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M03</w:t>
            </w:r>
          </w:p>
        </w:tc>
      </w:tr>
      <w:tr w:rsidR="00CB204F" w:rsidRPr="00240134" w14:paraId="4545C79F" w14:textId="77777777" w:rsidTr="00CA7827">
        <w:tc>
          <w:tcPr>
            <w:tcW w:w="2191" w:type="dxa"/>
            <w:vMerge/>
          </w:tcPr>
          <w:p w14:paraId="0921E456" w14:textId="77777777" w:rsidR="00CB204F" w:rsidRPr="00240134" w:rsidRDefault="00CB204F" w:rsidP="00EC5F70">
            <w:pPr>
              <w:rPr>
                <w:rFonts w:ascii="Times New Roman" w:hAnsi="Times New Roman" w:cs="Times New Roman"/>
                <w:sz w:val="24"/>
                <w:szCs w:val="24"/>
              </w:rPr>
            </w:pPr>
          </w:p>
        </w:tc>
        <w:tc>
          <w:tcPr>
            <w:tcW w:w="5364" w:type="dxa"/>
            <w:gridSpan w:val="2"/>
          </w:tcPr>
          <w:p w14:paraId="74417E0C"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Program end</w:t>
            </w:r>
          </w:p>
        </w:tc>
        <w:tc>
          <w:tcPr>
            <w:tcW w:w="1273" w:type="dxa"/>
          </w:tcPr>
          <w:p w14:paraId="0F8D92CF"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M30</w:t>
            </w:r>
          </w:p>
        </w:tc>
      </w:tr>
      <w:tr w:rsidR="00CB204F" w:rsidRPr="00240134" w14:paraId="59335F4A" w14:textId="77777777" w:rsidTr="00CA7827">
        <w:tc>
          <w:tcPr>
            <w:tcW w:w="2191" w:type="dxa"/>
          </w:tcPr>
          <w:p w14:paraId="2107EFFC"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F Code</w:t>
            </w:r>
          </w:p>
        </w:tc>
        <w:tc>
          <w:tcPr>
            <w:tcW w:w="5364" w:type="dxa"/>
            <w:gridSpan w:val="2"/>
          </w:tcPr>
          <w:p w14:paraId="488E6C7D"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Feed Speed (mm/min)</w:t>
            </w:r>
          </w:p>
        </w:tc>
        <w:tc>
          <w:tcPr>
            <w:tcW w:w="1273" w:type="dxa"/>
          </w:tcPr>
          <w:p w14:paraId="1AE4DE5D"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F5</w:t>
            </w:r>
          </w:p>
        </w:tc>
      </w:tr>
      <w:tr w:rsidR="00CB204F" w:rsidRPr="00240134" w14:paraId="444469E2" w14:textId="77777777" w:rsidTr="00CA7827">
        <w:tc>
          <w:tcPr>
            <w:tcW w:w="2191" w:type="dxa"/>
          </w:tcPr>
          <w:p w14:paraId="22DB7AFE"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S Code</w:t>
            </w:r>
          </w:p>
        </w:tc>
        <w:tc>
          <w:tcPr>
            <w:tcW w:w="5364" w:type="dxa"/>
            <w:gridSpan w:val="2"/>
          </w:tcPr>
          <w:p w14:paraId="590A2555"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Rotation Speed (RPM)</w:t>
            </w:r>
          </w:p>
        </w:tc>
        <w:tc>
          <w:tcPr>
            <w:tcW w:w="1273" w:type="dxa"/>
          </w:tcPr>
          <w:p w14:paraId="75471D85" w14:textId="77777777" w:rsidR="00CB204F" w:rsidRPr="00240134" w:rsidRDefault="00CB204F" w:rsidP="00EC5F70">
            <w:pPr>
              <w:rPr>
                <w:rFonts w:ascii="Times New Roman" w:hAnsi="Times New Roman" w:cs="Times New Roman"/>
                <w:sz w:val="24"/>
                <w:szCs w:val="24"/>
              </w:rPr>
            </w:pPr>
            <w:r w:rsidRPr="00240134">
              <w:rPr>
                <w:rFonts w:ascii="Times New Roman" w:hAnsi="Times New Roman" w:cs="Times New Roman"/>
                <w:sz w:val="24"/>
                <w:szCs w:val="24"/>
              </w:rPr>
              <w:t>S5</w:t>
            </w:r>
          </w:p>
        </w:tc>
      </w:tr>
    </w:tbl>
    <w:p w14:paraId="30D05EEC" w14:textId="77777777" w:rsidR="008C47F5" w:rsidRPr="00240134" w:rsidRDefault="008C47F5" w:rsidP="00EC5F70">
      <w:pPr>
        <w:rPr>
          <w:rFonts w:ascii="Times New Roman" w:hAnsi="Times New Roman" w:cs="Times New Roman"/>
          <w:b/>
          <w:bCs/>
          <w:sz w:val="24"/>
          <w:szCs w:val="24"/>
        </w:rPr>
      </w:pPr>
    </w:p>
    <w:p w14:paraId="1EEB5C1E" w14:textId="06742587" w:rsidR="000817AB" w:rsidRPr="00240134" w:rsidRDefault="000817AB" w:rsidP="00EC5F70">
      <w:pPr>
        <w:rPr>
          <w:rFonts w:ascii="Times New Roman" w:hAnsi="Times New Roman" w:cs="Times New Roman"/>
          <w:b/>
          <w:bCs/>
          <w:sz w:val="24"/>
          <w:szCs w:val="24"/>
        </w:rPr>
      </w:pPr>
      <w:r w:rsidRPr="00240134">
        <w:rPr>
          <w:rFonts w:ascii="Times New Roman" w:hAnsi="Times New Roman" w:cs="Times New Roman"/>
          <w:b/>
          <w:bCs/>
          <w:sz w:val="24"/>
          <w:szCs w:val="24"/>
        </w:rPr>
        <w:t xml:space="preserve">2.2.3 3D </w:t>
      </w:r>
      <w:commentRangeStart w:id="16"/>
      <w:r w:rsidRPr="00240134">
        <w:rPr>
          <w:rFonts w:ascii="Times New Roman" w:hAnsi="Times New Roman" w:cs="Times New Roman"/>
          <w:b/>
          <w:bCs/>
          <w:sz w:val="24"/>
          <w:szCs w:val="24"/>
        </w:rPr>
        <w:t>CAD</w:t>
      </w:r>
      <w:commentRangeEnd w:id="16"/>
      <w:r w:rsidR="00876C1E" w:rsidRPr="00240134">
        <w:rPr>
          <w:rStyle w:val="CommentReference"/>
          <w:rFonts w:ascii="Times New Roman" w:hAnsi="Times New Roman" w:cs="Times New Roman"/>
        </w:rPr>
        <w:commentReference w:id="16"/>
      </w:r>
      <w:r w:rsidRPr="00240134">
        <w:rPr>
          <w:rFonts w:ascii="Times New Roman" w:hAnsi="Times New Roman" w:cs="Times New Roman"/>
          <w:b/>
          <w:bCs/>
          <w:sz w:val="24"/>
          <w:szCs w:val="24"/>
        </w:rPr>
        <w:tab/>
      </w:r>
      <w:ins w:id="17" w:author="Emir Yilmaz" w:date="2025-04-28T13:58:00Z">
        <w:r w:rsidR="003008FB" w:rsidRPr="00240134">
          <w:rPr>
            <w:rFonts w:ascii="Times New Roman" w:hAnsi="Times New Roman" w:cs="Times New Roman"/>
            <w:b/>
            <w:bCs/>
            <w:sz w:val="24"/>
            <w:szCs w:val="24"/>
          </w:rPr>
          <w:t xml:space="preserve"> </w:t>
        </w:r>
      </w:ins>
    </w:p>
    <w:p w14:paraId="120E3A9F" w14:textId="5D1B2058" w:rsidR="005E5822" w:rsidRPr="00240134" w:rsidRDefault="000C5674" w:rsidP="00EC5F70">
      <w:pPr>
        <w:spacing w:after="160"/>
        <w:ind w:firstLine="360"/>
        <w:jc w:val="left"/>
        <w:rPr>
          <w:rFonts w:ascii="Times New Roman" w:hAnsi="Times New Roman" w:cs="Times New Roman"/>
          <w:sz w:val="22"/>
        </w:rPr>
      </w:pPr>
      <w:r w:rsidRPr="00240134">
        <w:rPr>
          <w:rFonts w:ascii="Times New Roman" w:hAnsi="Times New Roman" w:cs="Times New Roman"/>
          <w:sz w:val="22"/>
        </w:rPr>
        <w:t>CAD (Computer Aided Design) is software for designing on a computer. CAD can be broadly divided into two types: 2D CAD and 3D CAD.</w:t>
      </w:r>
      <w:r w:rsidR="00862DA4" w:rsidRPr="00240134">
        <w:rPr>
          <w:rFonts w:ascii="Times New Roman" w:hAnsi="Times New Roman" w:cs="Times New Roman"/>
          <w:b/>
          <w:bCs/>
          <w:sz w:val="22"/>
        </w:rPr>
        <w:t xml:space="preserve"> </w:t>
      </w:r>
      <w:r w:rsidRPr="00240134">
        <w:rPr>
          <w:rFonts w:ascii="Times New Roman" w:hAnsi="Times New Roman" w:cs="Times New Roman"/>
          <w:sz w:val="22"/>
        </w:rPr>
        <w:t xml:space="preserve">With </w:t>
      </w:r>
      <w:r w:rsidR="00671862" w:rsidRPr="00240134">
        <w:rPr>
          <w:rFonts w:ascii="Times New Roman" w:hAnsi="Times New Roman" w:cs="Times New Roman"/>
          <w:sz w:val="22"/>
        </w:rPr>
        <w:t>technological improvements</w:t>
      </w:r>
      <w:r w:rsidRPr="00240134">
        <w:rPr>
          <w:rFonts w:ascii="Times New Roman" w:hAnsi="Times New Roman" w:cs="Times New Roman"/>
          <w:sz w:val="22"/>
        </w:rPr>
        <w:t xml:space="preserve">, 3D CAD has been widely adopted </w:t>
      </w:r>
      <w:r w:rsidR="00BF1B3B" w:rsidRPr="00240134">
        <w:rPr>
          <w:rFonts w:ascii="Times New Roman" w:hAnsi="Times New Roman" w:cs="Times New Roman"/>
          <w:sz w:val="22"/>
        </w:rPr>
        <w:t xml:space="preserve">in various industries. 3D CAD design software </w:t>
      </w:r>
      <w:r w:rsidR="00B97933" w:rsidRPr="00240134">
        <w:rPr>
          <w:rFonts w:ascii="Times New Roman" w:hAnsi="Times New Roman" w:cs="Times New Roman"/>
          <w:sz w:val="22"/>
        </w:rPr>
        <w:t>allows</w:t>
      </w:r>
      <w:r w:rsidR="00BF1B3B" w:rsidRPr="00240134">
        <w:rPr>
          <w:rFonts w:ascii="Times New Roman" w:hAnsi="Times New Roman" w:cs="Times New Roman"/>
          <w:sz w:val="22"/>
        </w:rPr>
        <w:t xml:space="preserve"> </w:t>
      </w:r>
      <w:r w:rsidR="00601107" w:rsidRPr="00240134">
        <w:rPr>
          <w:rFonts w:ascii="Times New Roman" w:hAnsi="Times New Roman" w:cs="Times New Roman"/>
          <w:sz w:val="22"/>
        </w:rPr>
        <w:t>for easy planning of prototypes</w:t>
      </w:r>
      <w:r w:rsidR="00671862" w:rsidRPr="00240134">
        <w:rPr>
          <w:rFonts w:ascii="Times New Roman" w:hAnsi="Times New Roman" w:cs="Times New Roman"/>
          <w:sz w:val="22"/>
        </w:rPr>
        <w:t>, so there are fewer</w:t>
      </w:r>
      <w:r w:rsidR="00DB1C4F" w:rsidRPr="00240134">
        <w:rPr>
          <w:rFonts w:ascii="Times New Roman" w:hAnsi="Times New Roman" w:cs="Times New Roman"/>
          <w:sz w:val="22"/>
        </w:rPr>
        <w:t xml:space="preserve"> errors in the production of the products. </w:t>
      </w:r>
      <w:r w:rsidRPr="00240134">
        <w:rPr>
          <w:rFonts w:ascii="Times New Roman" w:hAnsi="Times New Roman" w:cs="Times New Roman"/>
          <w:sz w:val="22"/>
        </w:rPr>
        <w:t xml:space="preserve">All </w:t>
      </w:r>
      <w:r w:rsidR="00DB1C4F" w:rsidRPr="00240134">
        <w:rPr>
          <w:rFonts w:ascii="Times New Roman" w:hAnsi="Times New Roman" w:cs="Times New Roman"/>
          <w:sz w:val="22"/>
        </w:rPr>
        <w:t xml:space="preserve">test pieces and molds </w:t>
      </w:r>
      <w:r w:rsidR="00A45F6D" w:rsidRPr="00240134">
        <w:rPr>
          <w:rFonts w:ascii="Times New Roman" w:hAnsi="Times New Roman" w:cs="Times New Roman"/>
          <w:sz w:val="22"/>
        </w:rPr>
        <w:t xml:space="preserve">in this research paper </w:t>
      </w:r>
      <w:r w:rsidR="00DB1C4F" w:rsidRPr="00240134">
        <w:rPr>
          <w:rFonts w:ascii="Times New Roman" w:hAnsi="Times New Roman" w:cs="Times New Roman"/>
          <w:sz w:val="22"/>
        </w:rPr>
        <w:t xml:space="preserve">were </w:t>
      </w:r>
      <w:r w:rsidRPr="00240134">
        <w:rPr>
          <w:rFonts w:ascii="Times New Roman" w:hAnsi="Times New Roman" w:cs="Times New Roman"/>
          <w:sz w:val="22"/>
        </w:rPr>
        <w:t xml:space="preserve">designed </w:t>
      </w:r>
      <w:r w:rsidR="00671862" w:rsidRPr="00240134">
        <w:rPr>
          <w:rFonts w:ascii="Times New Roman" w:hAnsi="Times New Roman" w:cs="Times New Roman"/>
          <w:sz w:val="22"/>
        </w:rPr>
        <w:t>to be manufactured and tested using CAD</w:t>
      </w:r>
      <w:r w:rsidR="005E5822" w:rsidRPr="00240134">
        <w:rPr>
          <w:rFonts w:ascii="Times New Roman" w:hAnsi="Times New Roman" w:cs="Times New Roman"/>
          <w:sz w:val="22"/>
        </w:rPr>
        <w:t xml:space="preserve">. </w:t>
      </w:r>
    </w:p>
    <w:p w14:paraId="36F5CC0F" w14:textId="2AD51546" w:rsidR="0035188A" w:rsidRPr="00240134" w:rsidRDefault="00043152" w:rsidP="00043152">
      <w:pPr>
        <w:spacing w:after="160"/>
        <w:ind w:firstLine="360"/>
        <w:jc w:val="center"/>
        <w:rPr>
          <w:rFonts w:ascii="Times New Roman" w:hAnsi="Times New Roman" w:cs="Times New Roman"/>
          <w:sz w:val="22"/>
        </w:rPr>
      </w:pPr>
      <w:r w:rsidRPr="00240134">
        <w:rPr>
          <w:rFonts w:ascii="Times New Roman" w:hAnsi="Times New Roman" w:cs="Times New Roman"/>
          <w:noProof/>
          <w:sz w:val="22"/>
        </w:rPr>
        <w:lastRenderedPageBreak/>
        <w:drawing>
          <wp:inline distT="0" distB="0" distL="0" distR="0" wp14:anchorId="3E1CE465" wp14:editId="366DFDFF">
            <wp:extent cx="2754959" cy="2258060"/>
            <wp:effectExtent l="0" t="0" r="7620" b="8890"/>
            <wp:docPr id="1453761097" name="Picture 1" descr="A grey object with red lines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61097" name="Picture 1" descr="A grey object with red lines and green dots&#10;&#10;AI-generated content may be incorrect."/>
                    <pic:cNvPicPr/>
                  </pic:nvPicPr>
                  <pic:blipFill>
                    <a:blip r:embed="rId18"/>
                    <a:stretch>
                      <a:fillRect/>
                    </a:stretch>
                  </pic:blipFill>
                  <pic:spPr>
                    <a:xfrm>
                      <a:off x="0" y="0"/>
                      <a:ext cx="2763193" cy="2264809"/>
                    </a:xfrm>
                    <a:prstGeom prst="rect">
                      <a:avLst/>
                    </a:prstGeom>
                  </pic:spPr>
                </pic:pic>
              </a:graphicData>
            </a:graphic>
          </wp:inline>
        </w:drawing>
      </w:r>
    </w:p>
    <w:p w14:paraId="47FA0B4E" w14:textId="5EAF63C5" w:rsidR="00043152" w:rsidRPr="00240134" w:rsidRDefault="00043152" w:rsidP="00043152">
      <w:pPr>
        <w:spacing w:after="160"/>
        <w:ind w:firstLine="360"/>
        <w:jc w:val="center"/>
        <w:rPr>
          <w:rFonts w:ascii="Times New Roman" w:hAnsi="Times New Roman" w:cs="Times New Roman"/>
          <w:sz w:val="22"/>
        </w:rPr>
      </w:pPr>
      <w:r w:rsidRPr="00240134">
        <w:rPr>
          <w:rFonts w:ascii="Times New Roman" w:hAnsi="Times New Roman" w:cs="Times New Roman"/>
          <w:sz w:val="22"/>
        </w:rPr>
        <w:t xml:space="preserve">Figure </w:t>
      </w:r>
      <w:r w:rsidR="00A823EB" w:rsidRPr="00240134">
        <w:rPr>
          <w:rFonts w:ascii="Times New Roman" w:hAnsi="Times New Roman" w:cs="Times New Roman"/>
          <w:sz w:val="22"/>
        </w:rPr>
        <w:t>2.</w:t>
      </w:r>
      <w:r w:rsidR="00E83809" w:rsidRPr="00240134">
        <w:rPr>
          <w:rFonts w:ascii="Times New Roman" w:hAnsi="Times New Roman" w:cs="Times New Roman"/>
          <w:sz w:val="22"/>
        </w:rPr>
        <w:t>2</w:t>
      </w:r>
      <w:r w:rsidR="000A796C" w:rsidRPr="00240134">
        <w:rPr>
          <w:rFonts w:ascii="Times New Roman" w:hAnsi="Times New Roman" w:cs="Times New Roman"/>
          <w:sz w:val="22"/>
        </w:rPr>
        <w:t xml:space="preserve">: Example of </w:t>
      </w:r>
      <w:r w:rsidR="00197FB9" w:rsidRPr="00240134">
        <w:rPr>
          <w:rFonts w:ascii="Times New Roman" w:hAnsi="Times New Roman" w:cs="Times New Roman"/>
          <w:sz w:val="22"/>
        </w:rPr>
        <w:t xml:space="preserve">something that was designed </w:t>
      </w:r>
      <w:r w:rsidR="005F6A8B" w:rsidRPr="00240134">
        <w:rPr>
          <w:rFonts w:ascii="Times New Roman" w:hAnsi="Times New Roman" w:cs="Times New Roman"/>
          <w:sz w:val="22"/>
        </w:rPr>
        <w:t xml:space="preserve">using </w:t>
      </w:r>
      <w:r w:rsidR="00197FB9" w:rsidRPr="00240134">
        <w:rPr>
          <w:rFonts w:ascii="Times New Roman" w:hAnsi="Times New Roman" w:cs="Times New Roman"/>
          <w:sz w:val="22"/>
        </w:rPr>
        <w:t>CAD</w:t>
      </w:r>
      <w:r w:rsidR="005F6A8B" w:rsidRPr="00240134">
        <w:rPr>
          <w:rFonts w:ascii="Times New Roman" w:hAnsi="Times New Roman" w:cs="Times New Roman"/>
          <w:sz w:val="22"/>
        </w:rPr>
        <w:t xml:space="preserve"> software</w:t>
      </w:r>
    </w:p>
    <w:p w14:paraId="1A4C2B06" w14:textId="27046219" w:rsidR="00B5671A" w:rsidRPr="00240134" w:rsidRDefault="000817AB" w:rsidP="00EC5F70">
      <w:pPr>
        <w:jc w:val="left"/>
        <w:rPr>
          <w:rFonts w:ascii="Times New Roman" w:hAnsi="Times New Roman" w:cs="Times New Roman"/>
          <w:b/>
          <w:bCs/>
          <w:sz w:val="24"/>
          <w:szCs w:val="24"/>
        </w:rPr>
      </w:pPr>
      <w:r w:rsidRPr="00240134">
        <w:rPr>
          <w:rFonts w:ascii="Times New Roman" w:hAnsi="Times New Roman" w:cs="Times New Roman"/>
          <w:b/>
          <w:bCs/>
          <w:sz w:val="24"/>
          <w:szCs w:val="24"/>
        </w:rPr>
        <w:t xml:space="preserve">2.2.4 </w:t>
      </w:r>
      <w:commentRangeStart w:id="18"/>
      <w:r w:rsidRPr="00240134">
        <w:rPr>
          <w:rFonts w:ascii="Times New Roman" w:hAnsi="Times New Roman" w:cs="Times New Roman"/>
          <w:b/>
          <w:bCs/>
          <w:sz w:val="24"/>
          <w:szCs w:val="24"/>
        </w:rPr>
        <w:t>CAM</w:t>
      </w:r>
      <w:commentRangeEnd w:id="18"/>
      <w:r w:rsidR="00876C1E" w:rsidRPr="00240134">
        <w:rPr>
          <w:rStyle w:val="CommentReference"/>
          <w:rFonts w:ascii="Times New Roman" w:hAnsi="Times New Roman" w:cs="Times New Roman"/>
        </w:rPr>
        <w:commentReference w:id="18"/>
      </w:r>
      <w:ins w:id="19" w:author="Emir Yilmaz" w:date="2025-04-28T13:58:00Z">
        <w:r w:rsidR="003008FB" w:rsidRPr="00240134">
          <w:rPr>
            <w:rFonts w:ascii="Times New Roman" w:hAnsi="Times New Roman" w:cs="Times New Roman"/>
            <w:b/>
            <w:bCs/>
            <w:sz w:val="24"/>
            <w:szCs w:val="24"/>
          </w:rPr>
          <w:t xml:space="preserve"> </w:t>
        </w:r>
      </w:ins>
    </w:p>
    <w:p w14:paraId="5F731E9C" w14:textId="7975E7BD" w:rsidR="001502FC" w:rsidRPr="00240134" w:rsidRDefault="001502FC" w:rsidP="00EC5F70">
      <w:pPr>
        <w:ind w:firstLine="360"/>
        <w:jc w:val="left"/>
        <w:rPr>
          <w:rFonts w:ascii="Times New Roman" w:hAnsi="Times New Roman" w:cs="Times New Roman"/>
          <w:sz w:val="22"/>
        </w:rPr>
      </w:pPr>
      <w:r w:rsidRPr="00240134">
        <w:rPr>
          <w:rFonts w:ascii="Times New Roman" w:hAnsi="Times New Roman" w:cs="Times New Roman"/>
          <w:sz w:val="22"/>
        </w:rPr>
        <w:t>CAM (Computer Aided Manufacturing) creates machining programs for NC machine tools on a computer. Before CAM, workers had to input NC data directly into the machine tools,</w:t>
      </w:r>
      <w:r w:rsidR="00CF73DE" w:rsidRPr="00240134">
        <w:rPr>
          <w:rFonts w:ascii="Times New Roman" w:hAnsi="Times New Roman" w:cs="Times New Roman"/>
          <w:sz w:val="22"/>
        </w:rPr>
        <w:t xml:space="preserve"> increasing the time </w:t>
      </w:r>
      <w:r w:rsidR="00671862" w:rsidRPr="00240134">
        <w:rPr>
          <w:rFonts w:ascii="Times New Roman" w:hAnsi="Times New Roman" w:cs="Times New Roman"/>
          <w:sz w:val="22"/>
        </w:rPr>
        <w:t>spent on</w:t>
      </w:r>
      <w:r w:rsidR="00CF73DE" w:rsidRPr="00240134">
        <w:rPr>
          <w:rFonts w:ascii="Times New Roman" w:hAnsi="Times New Roman" w:cs="Times New Roman"/>
          <w:sz w:val="22"/>
        </w:rPr>
        <w:t xml:space="preserve"> manufacturing</w:t>
      </w:r>
      <w:r w:rsidR="00740786" w:rsidRPr="00240134">
        <w:rPr>
          <w:rFonts w:ascii="Times New Roman" w:hAnsi="Times New Roman" w:cs="Times New Roman"/>
          <w:sz w:val="22"/>
        </w:rPr>
        <w:t xml:space="preserve"> and costs.</w:t>
      </w:r>
      <w:r w:rsidRPr="00240134">
        <w:rPr>
          <w:rFonts w:ascii="Times New Roman" w:hAnsi="Times New Roman" w:cs="Times New Roman"/>
          <w:sz w:val="22"/>
        </w:rPr>
        <w:t xml:space="preserve"> </w:t>
      </w:r>
      <w:r w:rsidR="00914038" w:rsidRPr="00240134">
        <w:rPr>
          <w:rFonts w:ascii="Times New Roman" w:hAnsi="Times New Roman" w:cs="Times New Roman"/>
          <w:sz w:val="22"/>
        </w:rPr>
        <w:t xml:space="preserve">As mentioned in the G-code section, </w:t>
      </w:r>
      <w:r w:rsidRPr="00240134">
        <w:rPr>
          <w:rFonts w:ascii="Times New Roman" w:hAnsi="Times New Roman" w:cs="Times New Roman"/>
          <w:sz w:val="22"/>
        </w:rPr>
        <w:t xml:space="preserve">CAM eliminated this process, speeding up </w:t>
      </w:r>
      <w:r w:rsidR="00671862" w:rsidRPr="00240134">
        <w:rPr>
          <w:rFonts w:ascii="Times New Roman" w:hAnsi="Times New Roman" w:cs="Times New Roman"/>
          <w:sz w:val="22"/>
        </w:rPr>
        <w:t>manufacturing</w:t>
      </w:r>
      <w:r w:rsidRPr="00240134">
        <w:rPr>
          <w:rFonts w:ascii="Times New Roman" w:hAnsi="Times New Roman" w:cs="Times New Roman"/>
          <w:sz w:val="22"/>
        </w:rPr>
        <w:t>.</w:t>
      </w:r>
      <w:r w:rsidR="00960757" w:rsidRPr="00240134">
        <w:rPr>
          <w:rFonts w:ascii="Times New Roman" w:hAnsi="Times New Roman" w:cs="Times New Roman"/>
          <w:sz w:val="22"/>
        </w:rPr>
        <w:t xml:space="preserve"> </w:t>
      </w:r>
      <w:r w:rsidRPr="00240134">
        <w:rPr>
          <w:rFonts w:ascii="Times New Roman" w:hAnsi="Times New Roman" w:cs="Times New Roman"/>
          <w:sz w:val="22"/>
        </w:rPr>
        <w:t xml:space="preserve">In addition, because it is possible </w:t>
      </w:r>
      <w:r w:rsidR="00671862" w:rsidRPr="00240134">
        <w:rPr>
          <w:rFonts w:ascii="Times New Roman" w:hAnsi="Times New Roman" w:cs="Times New Roman"/>
          <w:sz w:val="22"/>
        </w:rPr>
        <w:t>to verify the machining process visually through machining simulation, manufacturing can</w:t>
      </w:r>
      <w:r w:rsidR="00D63BA0" w:rsidRPr="00240134">
        <w:rPr>
          <w:rFonts w:ascii="Times New Roman" w:hAnsi="Times New Roman" w:cs="Times New Roman"/>
          <w:sz w:val="22"/>
        </w:rPr>
        <w:t xml:space="preserve"> be even </w:t>
      </w:r>
      <w:r w:rsidR="00B13D63" w:rsidRPr="00240134">
        <w:rPr>
          <w:rFonts w:ascii="Times New Roman" w:hAnsi="Times New Roman" w:cs="Times New Roman"/>
          <w:sz w:val="22"/>
        </w:rPr>
        <w:t xml:space="preserve">more </w:t>
      </w:r>
      <w:r w:rsidR="00721B25" w:rsidRPr="00240134">
        <w:rPr>
          <w:rFonts w:ascii="Times New Roman" w:hAnsi="Times New Roman" w:cs="Times New Roman"/>
          <w:sz w:val="22"/>
        </w:rPr>
        <w:t>efficient</w:t>
      </w:r>
      <w:r w:rsidR="00B13D63" w:rsidRPr="00240134">
        <w:rPr>
          <w:rFonts w:ascii="Times New Roman" w:hAnsi="Times New Roman" w:cs="Times New Roman"/>
          <w:sz w:val="22"/>
        </w:rPr>
        <w:t>.</w:t>
      </w:r>
    </w:p>
    <w:p w14:paraId="1ED80828" w14:textId="77777777" w:rsidR="0075615C" w:rsidRPr="00240134" w:rsidRDefault="0075615C" w:rsidP="00412D4B">
      <w:pPr>
        <w:rPr>
          <w:rFonts w:ascii="Times New Roman" w:hAnsi="Times New Roman" w:cs="Times New Roman"/>
          <w:sz w:val="24"/>
          <w:szCs w:val="24"/>
        </w:rPr>
      </w:pPr>
    </w:p>
    <w:p w14:paraId="4113A6E8" w14:textId="082EF9B2" w:rsidR="00412D4B" w:rsidRPr="00240134" w:rsidRDefault="00412D4B" w:rsidP="00412D4B">
      <w:pPr>
        <w:rPr>
          <w:rFonts w:ascii="Times New Roman" w:hAnsi="Times New Roman" w:cs="Times New Roman"/>
          <w:sz w:val="24"/>
          <w:szCs w:val="24"/>
        </w:rPr>
      </w:pPr>
      <w:r w:rsidRPr="00240134">
        <w:rPr>
          <w:rFonts w:ascii="Times New Roman" w:hAnsi="Times New Roman" w:cs="Times New Roman"/>
          <w:sz w:val="24"/>
          <w:szCs w:val="24"/>
        </w:rPr>
        <w:t>G90 ; (Absolute positioning)</w:t>
      </w:r>
    </w:p>
    <w:p w14:paraId="29F6E408" w14:textId="77777777" w:rsidR="00412D4B" w:rsidRPr="00240134" w:rsidRDefault="00412D4B" w:rsidP="00412D4B">
      <w:pPr>
        <w:rPr>
          <w:rFonts w:ascii="Times New Roman" w:hAnsi="Times New Roman" w:cs="Times New Roman"/>
          <w:sz w:val="24"/>
          <w:szCs w:val="24"/>
        </w:rPr>
      </w:pPr>
      <w:r w:rsidRPr="00240134">
        <w:rPr>
          <w:rFonts w:ascii="Times New Roman" w:hAnsi="Times New Roman" w:cs="Times New Roman"/>
          <w:sz w:val="24"/>
          <w:szCs w:val="24"/>
        </w:rPr>
        <w:t>G21 ; (Set units to millimeters)</w:t>
      </w:r>
    </w:p>
    <w:p w14:paraId="7F96C0E6" w14:textId="77777777" w:rsidR="00412D4B" w:rsidRPr="00240134" w:rsidRDefault="00412D4B" w:rsidP="00412D4B">
      <w:pPr>
        <w:rPr>
          <w:rFonts w:ascii="Times New Roman" w:hAnsi="Times New Roman" w:cs="Times New Roman"/>
          <w:sz w:val="24"/>
          <w:szCs w:val="24"/>
        </w:rPr>
      </w:pPr>
      <w:r w:rsidRPr="00240134">
        <w:rPr>
          <w:rFonts w:ascii="Times New Roman" w:hAnsi="Times New Roman" w:cs="Times New Roman"/>
          <w:sz w:val="24"/>
          <w:szCs w:val="24"/>
        </w:rPr>
        <w:t>G92 X0.0 Y0.0 Z0 ; (Set workplace origin)</w:t>
      </w:r>
    </w:p>
    <w:p w14:paraId="55732805" w14:textId="77777777" w:rsidR="00412D4B" w:rsidRPr="00240134" w:rsidRDefault="00412D4B" w:rsidP="00412D4B">
      <w:pPr>
        <w:rPr>
          <w:rFonts w:ascii="Times New Roman" w:hAnsi="Times New Roman" w:cs="Times New Roman"/>
          <w:sz w:val="24"/>
          <w:szCs w:val="24"/>
        </w:rPr>
      </w:pPr>
      <w:r w:rsidRPr="00240134">
        <w:rPr>
          <w:rFonts w:ascii="Times New Roman" w:hAnsi="Times New Roman" w:cs="Times New Roman"/>
          <w:sz w:val="24"/>
          <w:szCs w:val="24"/>
        </w:rPr>
        <w:t>F1000 ; (Set feedrate)</w:t>
      </w:r>
    </w:p>
    <w:p w14:paraId="73F8F6C1" w14:textId="3DD33A62" w:rsidR="004E2129" w:rsidRPr="00240134" w:rsidRDefault="00412D4B" w:rsidP="00412D4B">
      <w:pPr>
        <w:rPr>
          <w:rFonts w:ascii="Times New Roman" w:hAnsi="Times New Roman" w:cs="Times New Roman"/>
          <w:sz w:val="24"/>
          <w:szCs w:val="24"/>
        </w:rPr>
      </w:pPr>
      <w:r w:rsidRPr="00240134">
        <w:rPr>
          <w:rFonts w:ascii="Times New Roman" w:hAnsi="Times New Roman" w:cs="Times New Roman"/>
          <w:sz w:val="24"/>
          <w:szCs w:val="24"/>
        </w:rPr>
        <w:t>G01 X0.0 Y0.0 Z20 ; (Move to safe height)</w:t>
      </w:r>
    </w:p>
    <w:p w14:paraId="12484E74" w14:textId="2F16DAC0" w:rsidR="00213D6E" w:rsidRPr="00240134" w:rsidRDefault="00412D4B" w:rsidP="004944E1">
      <w:pPr>
        <w:jc w:val="center"/>
        <w:rPr>
          <w:rFonts w:ascii="Times New Roman" w:hAnsi="Times New Roman" w:cs="Times New Roman"/>
          <w:sz w:val="24"/>
          <w:szCs w:val="24"/>
        </w:rPr>
      </w:pPr>
      <w:r w:rsidRPr="00240134">
        <w:rPr>
          <w:rFonts w:ascii="Times New Roman" w:hAnsi="Times New Roman" w:cs="Times New Roman"/>
          <w:sz w:val="24"/>
          <w:szCs w:val="24"/>
        </w:rPr>
        <w:t>Figure 2.</w:t>
      </w:r>
      <w:r w:rsidR="00E83809" w:rsidRPr="00240134">
        <w:rPr>
          <w:rFonts w:ascii="Times New Roman" w:hAnsi="Times New Roman" w:cs="Times New Roman"/>
          <w:sz w:val="24"/>
          <w:szCs w:val="24"/>
        </w:rPr>
        <w:t>3</w:t>
      </w:r>
      <w:r w:rsidRPr="00240134">
        <w:rPr>
          <w:rFonts w:ascii="Times New Roman" w:hAnsi="Times New Roman" w:cs="Times New Roman"/>
          <w:sz w:val="24"/>
          <w:szCs w:val="24"/>
        </w:rPr>
        <w:t>:</w:t>
      </w:r>
      <w:r w:rsidR="00F56B43" w:rsidRPr="00240134">
        <w:rPr>
          <w:rFonts w:ascii="Times New Roman" w:hAnsi="Times New Roman" w:cs="Times New Roman"/>
          <w:sz w:val="24"/>
          <w:szCs w:val="24"/>
        </w:rPr>
        <w:t xml:space="preserve"> Part </w:t>
      </w:r>
      <w:r w:rsidRPr="00240134">
        <w:rPr>
          <w:rFonts w:ascii="Times New Roman" w:hAnsi="Times New Roman" w:cs="Times New Roman"/>
          <w:sz w:val="24"/>
          <w:szCs w:val="24"/>
        </w:rPr>
        <w:t xml:space="preserve">of </w:t>
      </w:r>
      <w:r w:rsidR="00F56B43" w:rsidRPr="00240134">
        <w:rPr>
          <w:rFonts w:ascii="Times New Roman" w:hAnsi="Times New Roman" w:cs="Times New Roman"/>
          <w:sz w:val="24"/>
          <w:szCs w:val="24"/>
        </w:rPr>
        <w:t>G-code</w:t>
      </w:r>
    </w:p>
    <w:p w14:paraId="3BEB3C3D" w14:textId="77777777" w:rsidR="00DF4054" w:rsidRDefault="00DF4054" w:rsidP="0075615C">
      <w:pPr>
        <w:pStyle w:val="ListParagraph"/>
        <w:jc w:val="center"/>
        <w:rPr>
          <w:rFonts w:ascii="Times New Roman" w:hAnsi="Times New Roman" w:cs="Times New Roman"/>
        </w:rPr>
      </w:pPr>
    </w:p>
    <w:p w14:paraId="02B2EF0E" w14:textId="514E51B8" w:rsidR="000817AB" w:rsidRPr="00240134" w:rsidRDefault="000817AB" w:rsidP="005856AD">
      <w:pPr>
        <w:pStyle w:val="ListParagraph"/>
        <w:numPr>
          <w:ilvl w:val="2"/>
          <w:numId w:val="9"/>
        </w:numPr>
        <w:ind w:left="0" w:firstLine="0"/>
        <w:rPr>
          <w:rFonts w:ascii="Times New Roman" w:hAnsi="Times New Roman" w:cs="Times New Roman"/>
          <w:b/>
          <w:bCs/>
          <w:sz w:val="24"/>
          <w:szCs w:val="24"/>
        </w:rPr>
      </w:pPr>
      <w:r w:rsidRPr="00240134">
        <w:rPr>
          <w:rFonts w:ascii="Times New Roman" w:hAnsi="Times New Roman" w:cs="Times New Roman"/>
          <w:b/>
          <w:bCs/>
          <w:sz w:val="24"/>
          <w:szCs w:val="24"/>
        </w:rPr>
        <w:t>Tool</w:t>
      </w:r>
      <w:r w:rsidR="006D46D3" w:rsidRPr="00240134">
        <w:rPr>
          <w:rFonts w:ascii="Times New Roman" w:hAnsi="Times New Roman" w:cs="Times New Roman"/>
          <w:b/>
          <w:bCs/>
          <w:sz w:val="24"/>
          <w:szCs w:val="24"/>
        </w:rPr>
        <w:t xml:space="preserve"> </w:t>
      </w:r>
      <w:commentRangeStart w:id="20"/>
      <w:r w:rsidRPr="00240134">
        <w:rPr>
          <w:rFonts w:ascii="Times New Roman" w:hAnsi="Times New Roman" w:cs="Times New Roman"/>
          <w:b/>
          <w:bCs/>
          <w:sz w:val="24"/>
          <w:szCs w:val="24"/>
        </w:rPr>
        <w:t>path</w:t>
      </w:r>
      <w:commentRangeEnd w:id="20"/>
      <w:r w:rsidR="00876C1E" w:rsidRPr="00240134">
        <w:rPr>
          <w:rStyle w:val="CommentReference"/>
          <w:rFonts w:ascii="Times New Roman" w:hAnsi="Times New Roman" w:cs="Times New Roman"/>
        </w:rPr>
        <w:commentReference w:id="20"/>
      </w:r>
    </w:p>
    <w:p w14:paraId="756ECD85" w14:textId="25AAF602" w:rsidR="00EC5F70" w:rsidRPr="00240134" w:rsidRDefault="00045B77" w:rsidP="00EC5F70">
      <w:pPr>
        <w:spacing w:after="160"/>
        <w:ind w:firstLine="360"/>
        <w:jc w:val="left"/>
        <w:rPr>
          <w:rFonts w:ascii="Times New Roman" w:hAnsi="Times New Roman" w:cs="Times New Roman"/>
          <w:sz w:val="22"/>
        </w:rPr>
      </w:pPr>
      <w:r w:rsidRPr="00240134">
        <w:rPr>
          <w:rFonts w:ascii="Times New Roman" w:hAnsi="Times New Roman" w:cs="Times New Roman"/>
          <w:sz w:val="22"/>
        </w:rPr>
        <w:t>A tool path is the path along which a machining tool moves.</w:t>
      </w:r>
      <w:r w:rsidR="006D46D3" w:rsidRPr="00240134">
        <w:rPr>
          <w:rFonts w:ascii="Times New Roman" w:hAnsi="Times New Roman" w:cs="Times New Roman"/>
          <w:sz w:val="22"/>
        </w:rPr>
        <w:t xml:space="preserve"> A tool path is created using </w:t>
      </w:r>
      <w:r w:rsidR="006208A0" w:rsidRPr="00240134">
        <w:rPr>
          <w:rFonts w:ascii="Times New Roman" w:hAnsi="Times New Roman" w:cs="Times New Roman"/>
          <w:sz w:val="22"/>
        </w:rPr>
        <w:t xml:space="preserve">the 3D coordinates of </w:t>
      </w:r>
      <w:r w:rsidR="00D87EC0" w:rsidRPr="00240134">
        <w:rPr>
          <w:rFonts w:ascii="Times New Roman" w:hAnsi="Times New Roman" w:cs="Times New Roman"/>
          <w:sz w:val="22"/>
        </w:rPr>
        <w:t>a</w:t>
      </w:r>
      <w:r w:rsidR="004F48DD" w:rsidRPr="00240134">
        <w:rPr>
          <w:rFonts w:ascii="Times New Roman" w:hAnsi="Times New Roman" w:cs="Times New Roman"/>
          <w:sz w:val="22"/>
        </w:rPr>
        <w:t>n STL file from</w:t>
      </w:r>
      <w:r w:rsidR="00D87EC0" w:rsidRPr="00240134">
        <w:rPr>
          <w:rFonts w:ascii="Times New Roman" w:hAnsi="Times New Roman" w:cs="Times New Roman"/>
          <w:sz w:val="22"/>
        </w:rPr>
        <w:t xml:space="preserve"> </w:t>
      </w:r>
      <w:r w:rsidR="006D46D3" w:rsidRPr="00240134">
        <w:rPr>
          <w:rFonts w:ascii="Times New Roman" w:hAnsi="Times New Roman" w:cs="Times New Roman"/>
          <w:sz w:val="22"/>
        </w:rPr>
        <w:t xml:space="preserve">CAD </w:t>
      </w:r>
      <w:r w:rsidR="00004C6C" w:rsidRPr="00240134">
        <w:rPr>
          <w:rFonts w:ascii="Times New Roman" w:hAnsi="Times New Roman" w:cs="Times New Roman"/>
          <w:sz w:val="22"/>
        </w:rPr>
        <w:t xml:space="preserve">software </w:t>
      </w:r>
      <w:r w:rsidR="006D46D3" w:rsidRPr="00240134">
        <w:rPr>
          <w:rFonts w:ascii="Times New Roman" w:hAnsi="Times New Roman" w:cs="Times New Roman"/>
          <w:sz w:val="22"/>
        </w:rPr>
        <w:t>to</w:t>
      </w:r>
      <w:r w:rsidRPr="00240134">
        <w:rPr>
          <w:rFonts w:ascii="Times New Roman" w:hAnsi="Times New Roman" w:cs="Times New Roman"/>
          <w:sz w:val="22"/>
        </w:rPr>
        <w:t xml:space="preserve"> </w:t>
      </w:r>
      <w:r w:rsidR="00671862" w:rsidRPr="00240134">
        <w:rPr>
          <w:rFonts w:ascii="Times New Roman" w:hAnsi="Times New Roman" w:cs="Times New Roman"/>
          <w:sz w:val="22"/>
        </w:rPr>
        <w:t>collect</w:t>
      </w:r>
      <w:r w:rsidR="00A82688" w:rsidRPr="00240134">
        <w:rPr>
          <w:rFonts w:ascii="Times New Roman" w:hAnsi="Times New Roman" w:cs="Times New Roman"/>
          <w:sz w:val="22"/>
        </w:rPr>
        <w:t xml:space="preserve"> all the points or point </w:t>
      </w:r>
      <w:r w:rsidR="005F350C" w:rsidRPr="00240134">
        <w:rPr>
          <w:rFonts w:ascii="Times New Roman" w:hAnsi="Times New Roman" w:cs="Times New Roman"/>
          <w:sz w:val="22"/>
        </w:rPr>
        <w:t xml:space="preserve">cloud </w:t>
      </w:r>
      <w:r w:rsidR="00AB77DA" w:rsidRPr="00240134">
        <w:rPr>
          <w:rFonts w:ascii="Times New Roman" w:hAnsi="Times New Roman" w:cs="Times New Roman"/>
          <w:sz w:val="22"/>
        </w:rPr>
        <w:t>from the triangles of the STL file. From this</w:t>
      </w:r>
      <w:r w:rsidR="00671862" w:rsidRPr="00240134">
        <w:rPr>
          <w:rFonts w:ascii="Times New Roman" w:hAnsi="Times New Roman" w:cs="Times New Roman"/>
          <w:sz w:val="22"/>
        </w:rPr>
        <w:t xml:space="preserve">, you sort the points, delete the duplicate points, generate a set of coordinates, and </w:t>
      </w:r>
      <w:r w:rsidR="00830861" w:rsidRPr="00240134">
        <w:rPr>
          <w:rFonts w:ascii="Times New Roman" w:hAnsi="Times New Roman" w:cs="Times New Roman"/>
          <w:sz w:val="22"/>
        </w:rPr>
        <w:t xml:space="preserve">then </w:t>
      </w:r>
      <w:r w:rsidR="00665335" w:rsidRPr="00240134">
        <w:rPr>
          <w:rFonts w:ascii="Times New Roman" w:hAnsi="Times New Roman" w:cs="Times New Roman"/>
          <w:sz w:val="22"/>
        </w:rPr>
        <w:t xml:space="preserve">add the </w:t>
      </w:r>
      <w:r w:rsidR="00713553" w:rsidRPr="00240134">
        <w:rPr>
          <w:rFonts w:ascii="Times New Roman" w:hAnsi="Times New Roman" w:cs="Times New Roman"/>
          <w:sz w:val="22"/>
        </w:rPr>
        <w:t>necessary</w:t>
      </w:r>
      <w:r w:rsidR="00665335" w:rsidRPr="00240134">
        <w:rPr>
          <w:rFonts w:ascii="Times New Roman" w:hAnsi="Times New Roman" w:cs="Times New Roman"/>
          <w:sz w:val="22"/>
        </w:rPr>
        <w:t xml:space="preserve"> pieces </w:t>
      </w:r>
      <w:r w:rsidR="00671862" w:rsidRPr="00240134">
        <w:rPr>
          <w:rFonts w:ascii="Times New Roman" w:hAnsi="Times New Roman" w:cs="Times New Roman"/>
          <w:sz w:val="22"/>
        </w:rPr>
        <w:t>to turn the coordinates</w:t>
      </w:r>
      <w:r w:rsidR="00CF5B63" w:rsidRPr="00240134">
        <w:rPr>
          <w:rFonts w:ascii="Times New Roman" w:hAnsi="Times New Roman" w:cs="Times New Roman"/>
          <w:sz w:val="22"/>
        </w:rPr>
        <w:t xml:space="preserve"> into the </w:t>
      </w:r>
      <w:r w:rsidRPr="00240134">
        <w:rPr>
          <w:rFonts w:ascii="Times New Roman" w:hAnsi="Times New Roman" w:cs="Times New Roman"/>
          <w:sz w:val="22"/>
        </w:rPr>
        <w:t xml:space="preserve">NC </w:t>
      </w:r>
      <w:r w:rsidR="00895306" w:rsidRPr="00240134">
        <w:rPr>
          <w:rFonts w:ascii="Times New Roman" w:hAnsi="Times New Roman" w:cs="Times New Roman"/>
          <w:sz w:val="22"/>
        </w:rPr>
        <w:t>program</w:t>
      </w:r>
      <w:r w:rsidR="00CF5B63" w:rsidRPr="00240134">
        <w:rPr>
          <w:rFonts w:ascii="Times New Roman" w:hAnsi="Times New Roman" w:cs="Times New Roman"/>
          <w:sz w:val="22"/>
        </w:rPr>
        <w:t xml:space="preserve">. The NC </w:t>
      </w:r>
      <w:r w:rsidR="00713553" w:rsidRPr="00240134">
        <w:rPr>
          <w:rFonts w:ascii="Times New Roman" w:hAnsi="Times New Roman" w:cs="Times New Roman"/>
          <w:sz w:val="22"/>
        </w:rPr>
        <w:t>program</w:t>
      </w:r>
      <w:r w:rsidRPr="00240134">
        <w:rPr>
          <w:rFonts w:ascii="Times New Roman" w:hAnsi="Times New Roman" w:cs="Times New Roman"/>
          <w:sz w:val="22"/>
        </w:rPr>
        <w:t xml:space="preserve"> can instruct the </w:t>
      </w:r>
      <w:r w:rsidR="00671862" w:rsidRPr="00240134">
        <w:rPr>
          <w:rFonts w:ascii="Times New Roman" w:hAnsi="Times New Roman" w:cs="Times New Roman"/>
          <w:sz w:val="22"/>
        </w:rPr>
        <w:t>tool on the machining path</w:t>
      </w:r>
      <w:r w:rsidRPr="00240134">
        <w:rPr>
          <w:rFonts w:ascii="Times New Roman" w:hAnsi="Times New Roman" w:cs="Times New Roman"/>
          <w:sz w:val="22"/>
        </w:rPr>
        <w:t>.</w:t>
      </w:r>
      <w:r w:rsidR="00627CE3" w:rsidRPr="00240134">
        <w:rPr>
          <w:rFonts w:ascii="Times New Roman" w:hAnsi="Times New Roman" w:cs="Times New Roman"/>
          <w:sz w:val="22"/>
        </w:rPr>
        <w:t xml:space="preserve"> </w:t>
      </w:r>
      <w:r w:rsidR="006B47D0" w:rsidRPr="00240134">
        <w:rPr>
          <w:rFonts w:ascii="Times New Roman" w:hAnsi="Times New Roman" w:cs="Times New Roman"/>
          <w:sz w:val="22"/>
        </w:rPr>
        <w:t xml:space="preserve">The toolpath was </w:t>
      </w:r>
      <w:r w:rsidR="00895306" w:rsidRPr="00240134">
        <w:rPr>
          <w:rFonts w:ascii="Times New Roman" w:hAnsi="Times New Roman" w:cs="Times New Roman"/>
          <w:sz w:val="22"/>
        </w:rPr>
        <w:t xml:space="preserve">viewed </w:t>
      </w:r>
      <w:r w:rsidR="006B47D0" w:rsidRPr="00240134">
        <w:rPr>
          <w:rFonts w:ascii="Times New Roman" w:hAnsi="Times New Roman" w:cs="Times New Roman"/>
          <w:sz w:val="22"/>
        </w:rPr>
        <w:t xml:space="preserve">using </w:t>
      </w:r>
      <w:r w:rsidR="00B95727" w:rsidRPr="00240134">
        <w:rPr>
          <w:rFonts w:ascii="Times New Roman" w:hAnsi="Times New Roman" w:cs="Times New Roman"/>
          <w:sz w:val="22"/>
        </w:rPr>
        <w:t>an NC viewer web browser</w:t>
      </w:r>
      <w:r w:rsidR="006B47D0" w:rsidRPr="00240134">
        <w:rPr>
          <w:rFonts w:ascii="Times New Roman" w:hAnsi="Times New Roman" w:cs="Times New Roman"/>
          <w:sz w:val="22"/>
        </w:rPr>
        <w:t xml:space="preserve"> to identify </w:t>
      </w:r>
      <w:r w:rsidR="00671862" w:rsidRPr="00240134">
        <w:rPr>
          <w:rFonts w:ascii="Times New Roman" w:hAnsi="Times New Roman" w:cs="Times New Roman"/>
          <w:sz w:val="22"/>
        </w:rPr>
        <w:t>potential issues before manufacturing</w:t>
      </w:r>
      <w:r w:rsidR="00895306" w:rsidRPr="00240134">
        <w:rPr>
          <w:rFonts w:ascii="Times New Roman" w:hAnsi="Times New Roman" w:cs="Times New Roman"/>
          <w:sz w:val="22"/>
        </w:rPr>
        <w:t>.</w:t>
      </w:r>
    </w:p>
    <w:p w14:paraId="7342E64C" w14:textId="26EA6647" w:rsidR="00355682" w:rsidRPr="00240134" w:rsidRDefault="00D50684" w:rsidP="00D50684">
      <w:pPr>
        <w:spacing w:after="160"/>
        <w:jc w:val="center"/>
        <w:rPr>
          <w:rFonts w:ascii="Times New Roman" w:hAnsi="Times New Roman" w:cs="Times New Roman"/>
          <w:sz w:val="22"/>
        </w:rPr>
      </w:pPr>
      <w:r w:rsidRPr="00240134">
        <w:rPr>
          <w:rFonts w:ascii="Times New Roman" w:hAnsi="Times New Roman" w:cs="Times New Roman"/>
          <w:noProof/>
          <w:sz w:val="22"/>
        </w:rPr>
        <w:lastRenderedPageBreak/>
        <w:drawing>
          <wp:inline distT="0" distB="0" distL="0" distR="0" wp14:anchorId="09628B7C" wp14:editId="3ECA3B22">
            <wp:extent cx="4245428" cy="3423201"/>
            <wp:effectExtent l="0" t="0" r="3175" b="6350"/>
            <wp:docPr id="936541744" name="Picture 1" descr="A blue dotted cone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41744" name="Picture 1" descr="A blue dotted cone shaped object&#10;&#10;AI-generated content may be incorrect."/>
                    <pic:cNvPicPr/>
                  </pic:nvPicPr>
                  <pic:blipFill>
                    <a:blip r:embed="rId19"/>
                    <a:stretch>
                      <a:fillRect/>
                    </a:stretch>
                  </pic:blipFill>
                  <pic:spPr>
                    <a:xfrm>
                      <a:off x="0" y="0"/>
                      <a:ext cx="4251650" cy="3428218"/>
                    </a:xfrm>
                    <a:prstGeom prst="rect">
                      <a:avLst/>
                    </a:prstGeom>
                  </pic:spPr>
                </pic:pic>
              </a:graphicData>
            </a:graphic>
          </wp:inline>
        </w:drawing>
      </w:r>
    </w:p>
    <w:p w14:paraId="4E8609D5" w14:textId="44CE1ABB" w:rsidR="00D50684" w:rsidRPr="00240134" w:rsidRDefault="00D50684" w:rsidP="00D50684">
      <w:pPr>
        <w:spacing w:after="160"/>
        <w:jc w:val="center"/>
        <w:rPr>
          <w:rFonts w:ascii="Times New Roman" w:hAnsi="Times New Roman" w:cs="Times New Roman"/>
          <w:sz w:val="22"/>
        </w:rPr>
      </w:pPr>
      <w:r w:rsidRPr="00240134">
        <w:rPr>
          <w:rFonts w:ascii="Times New Roman" w:hAnsi="Times New Roman" w:cs="Times New Roman"/>
          <w:sz w:val="22"/>
        </w:rPr>
        <w:t>Figure 2.</w:t>
      </w:r>
      <w:r w:rsidR="0075615C" w:rsidRPr="00240134">
        <w:rPr>
          <w:rFonts w:ascii="Times New Roman" w:hAnsi="Times New Roman" w:cs="Times New Roman"/>
          <w:sz w:val="22"/>
        </w:rPr>
        <w:t>5</w:t>
      </w:r>
      <w:r w:rsidRPr="00240134">
        <w:rPr>
          <w:rFonts w:ascii="Times New Roman" w:hAnsi="Times New Roman" w:cs="Times New Roman"/>
          <w:sz w:val="22"/>
        </w:rPr>
        <w:t>: Tool path example</w:t>
      </w:r>
    </w:p>
    <w:p w14:paraId="35A5925E" w14:textId="683DD33A" w:rsidR="00BB6542" w:rsidRPr="00240134" w:rsidRDefault="00006FDF" w:rsidP="005856AD">
      <w:pPr>
        <w:pStyle w:val="ListParagraph"/>
        <w:numPr>
          <w:ilvl w:val="2"/>
          <w:numId w:val="7"/>
        </w:numPr>
        <w:rPr>
          <w:rFonts w:ascii="Times New Roman" w:hAnsi="Times New Roman" w:cs="Times New Roman"/>
          <w:b/>
          <w:bCs/>
          <w:sz w:val="24"/>
          <w:szCs w:val="24"/>
        </w:rPr>
      </w:pPr>
      <w:r w:rsidRPr="00240134">
        <w:rPr>
          <w:rFonts w:ascii="Times New Roman" w:hAnsi="Times New Roman" w:cs="Times New Roman"/>
          <w:b/>
          <w:bCs/>
          <w:sz w:val="24"/>
          <w:szCs w:val="24"/>
        </w:rPr>
        <w:t>Python</w:t>
      </w:r>
    </w:p>
    <w:p w14:paraId="0C106591" w14:textId="284286C3" w:rsidR="007C1E38" w:rsidRPr="00240134" w:rsidRDefault="00D81EAD" w:rsidP="00DC76BD">
      <w:pPr>
        <w:spacing w:after="160"/>
        <w:ind w:firstLine="360"/>
        <w:jc w:val="left"/>
        <w:rPr>
          <w:rFonts w:ascii="Times New Roman" w:hAnsi="Times New Roman" w:cs="Times New Roman"/>
          <w:sz w:val="22"/>
        </w:rPr>
      </w:pPr>
      <w:r w:rsidRPr="00240134">
        <w:rPr>
          <w:rFonts w:ascii="Times New Roman" w:hAnsi="Times New Roman" w:cs="Times New Roman"/>
          <w:sz w:val="22"/>
        </w:rPr>
        <w:t xml:space="preserve">Python is a </w:t>
      </w:r>
      <w:r w:rsidR="00671862" w:rsidRPr="00240134">
        <w:rPr>
          <w:rFonts w:ascii="Times New Roman" w:hAnsi="Times New Roman" w:cs="Times New Roman"/>
          <w:sz w:val="22"/>
        </w:rPr>
        <w:t xml:space="preserve">widely used programming language known for its simplicity, readability, and versatility. It allows developers to condense programs in fewer lines of code than other languages like C++ or Java. In this research, Python was the programming language of choice </w:t>
      </w:r>
      <w:r w:rsidR="003B4749" w:rsidRPr="00240134">
        <w:rPr>
          <w:rFonts w:ascii="Times New Roman" w:hAnsi="Times New Roman" w:cs="Times New Roman"/>
          <w:sz w:val="22"/>
        </w:rPr>
        <w:t>for developing</w:t>
      </w:r>
      <w:r w:rsidR="00671862" w:rsidRPr="00240134">
        <w:rPr>
          <w:rFonts w:ascii="Times New Roman" w:hAnsi="Times New Roman" w:cs="Times New Roman"/>
          <w:sz w:val="22"/>
        </w:rPr>
        <w:t xml:space="preserve"> the CAM system used to produce the toolpath because it is easy to understand and apply</w:t>
      </w:r>
      <w:r w:rsidR="00556A7E" w:rsidRPr="00240134">
        <w:rPr>
          <w:rFonts w:ascii="Times New Roman" w:hAnsi="Times New Roman" w:cs="Times New Roman"/>
          <w:sz w:val="22"/>
        </w:rPr>
        <w:t xml:space="preserve">. </w:t>
      </w:r>
      <w:r w:rsidR="003468A9" w:rsidRPr="00240134">
        <w:rPr>
          <w:rFonts w:ascii="Times New Roman" w:hAnsi="Times New Roman" w:cs="Times New Roman"/>
          <w:sz w:val="22"/>
        </w:rPr>
        <w:t xml:space="preserve">The </w:t>
      </w:r>
      <w:r w:rsidR="00DE1B95" w:rsidRPr="00240134">
        <w:rPr>
          <w:rFonts w:ascii="Times New Roman" w:hAnsi="Times New Roman" w:cs="Times New Roman"/>
          <w:sz w:val="22"/>
        </w:rPr>
        <w:t>code for the CAM system will be explained in a later section.</w:t>
      </w:r>
    </w:p>
    <w:p w14:paraId="3A09C760" w14:textId="77777777" w:rsidR="00C5435A" w:rsidRPr="00240134" w:rsidRDefault="00C5435A" w:rsidP="00EC5F70">
      <w:pPr>
        <w:rPr>
          <w:rFonts w:ascii="Times New Roman" w:hAnsi="Times New Roman" w:cs="Times New Roman"/>
          <w:sz w:val="28"/>
          <w:szCs w:val="32"/>
        </w:rPr>
      </w:pPr>
    </w:p>
    <w:p w14:paraId="16F2ED25" w14:textId="7651C544" w:rsidR="00974A86" w:rsidRPr="00240134" w:rsidRDefault="000817AB" w:rsidP="00EC5F70">
      <w:pPr>
        <w:rPr>
          <w:rFonts w:ascii="Times New Roman" w:hAnsi="Times New Roman" w:cs="Times New Roman"/>
        </w:rPr>
      </w:pPr>
      <w:r w:rsidRPr="00240134">
        <w:rPr>
          <w:rFonts w:ascii="Times New Roman" w:hAnsi="Times New Roman" w:cs="Times New Roman"/>
          <w:sz w:val="28"/>
          <w:szCs w:val="32"/>
        </w:rPr>
        <w:t>2.3</w:t>
      </w:r>
      <w:r w:rsidR="000E779E" w:rsidRPr="00240134">
        <w:rPr>
          <w:rFonts w:ascii="Times New Roman" w:hAnsi="Times New Roman" w:cs="Times New Roman"/>
          <w:sz w:val="28"/>
          <w:szCs w:val="32"/>
        </w:rPr>
        <w:t xml:space="preserve"> </w:t>
      </w:r>
      <w:r w:rsidRPr="00240134">
        <w:rPr>
          <w:rFonts w:ascii="Times New Roman" w:hAnsi="Times New Roman" w:cs="Times New Roman"/>
          <w:sz w:val="28"/>
          <w:szCs w:val="32"/>
        </w:rPr>
        <w:t xml:space="preserve">CFRP </w:t>
      </w:r>
      <w:r w:rsidR="00AC7C4A" w:rsidRPr="00240134">
        <w:rPr>
          <w:rFonts w:ascii="Times New Roman" w:hAnsi="Times New Roman" w:cs="Times New Roman"/>
          <w:sz w:val="28"/>
          <w:szCs w:val="32"/>
        </w:rPr>
        <w:t>(Carbon</w:t>
      </w:r>
      <w:r w:rsidRPr="00240134">
        <w:rPr>
          <w:rFonts w:ascii="Times New Roman" w:hAnsi="Times New Roman" w:cs="Times New Roman"/>
          <w:sz w:val="28"/>
          <w:szCs w:val="32"/>
        </w:rPr>
        <w:t xml:space="preserve"> Fiber Reinforced Plastic)</w:t>
      </w:r>
    </w:p>
    <w:p w14:paraId="0307ABA2" w14:textId="1BE5738E" w:rsidR="000817AB" w:rsidRPr="00240134" w:rsidRDefault="000817AB" w:rsidP="005856AD">
      <w:pPr>
        <w:pStyle w:val="ListParagraph"/>
        <w:numPr>
          <w:ilvl w:val="2"/>
          <w:numId w:val="8"/>
        </w:numPr>
        <w:ind w:left="0" w:firstLine="0"/>
        <w:contextualSpacing w:val="0"/>
        <w:rPr>
          <w:rFonts w:ascii="Times New Roman" w:hAnsi="Times New Roman" w:cs="Times New Roman"/>
          <w:b/>
          <w:bCs/>
          <w:sz w:val="24"/>
          <w:szCs w:val="24"/>
        </w:rPr>
      </w:pPr>
      <w:r w:rsidRPr="00240134">
        <w:rPr>
          <w:rFonts w:ascii="Times New Roman" w:hAnsi="Times New Roman" w:cs="Times New Roman"/>
          <w:b/>
          <w:bCs/>
          <w:sz w:val="24"/>
          <w:szCs w:val="24"/>
        </w:rPr>
        <w:t>Overview</w:t>
      </w:r>
    </w:p>
    <w:p w14:paraId="5A85778D" w14:textId="6FA69648" w:rsidR="00DA7199" w:rsidRPr="00240134" w:rsidRDefault="00DA7199" w:rsidP="00EC5F70">
      <w:pPr>
        <w:spacing w:after="160"/>
        <w:ind w:firstLine="360"/>
        <w:jc w:val="left"/>
        <w:rPr>
          <w:rFonts w:ascii="Times New Roman" w:hAnsi="Times New Roman" w:cs="Times New Roman"/>
          <w:sz w:val="22"/>
        </w:rPr>
      </w:pPr>
      <w:r w:rsidRPr="00240134">
        <w:rPr>
          <w:rFonts w:ascii="Times New Roman" w:hAnsi="Times New Roman" w:cs="Times New Roman"/>
          <w:sz w:val="22"/>
        </w:rPr>
        <w:t xml:space="preserve">Carbon fiber </w:t>
      </w:r>
      <w:r w:rsidR="00671862" w:rsidRPr="00240134">
        <w:rPr>
          <w:rFonts w:ascii="Times New Roman" w:hAnsi="Times New Roman" w:cs="Times New Roman"/>
          <w:sz w:val="22"/>
        </w:rPr>
        <w:t>reinforced plastics,</w:t>
      </w:r>
      <w:r w:rsidRPr="00240134">
        <w:rPr>
          <w:rFonts w:ascii="Times New Roman" w:hAnsi="Times New Roman" w:cs="Times New Roman"/>
          <w:sz w:val="22"/>
        </w:rPr>
        <w:t xml:space="preserve"> or CFRP, is a general term for plastics reinforced with carbon fibers. The </w:t>
      </w:r>
      <w:r w:rsidR="00915DD6" w:rsidRPr="00240134">
        <w:rPr>
          <w:rFonts w:ascii="Times New Roman" w:hAnsi="Times New Roman" w:cs="Times New Roman"/>
          <w:sz w:val="22"/>
        </w:rPr>
        <w:t>reinforcement</w:t>
      </w:r>
      <w:r w:rsidR="00D30F7D" w:rsidRPr="00240134">
        <w:rPr>
          <w:rFonts w:ascii="Times New Roman" w:hAnsi="Times New Roman" w:cs="Times New Roman"/>
          <w:sz w:val="22"/>
        </w:rPr>
        <w:t xml:space="preserve"> allows CFRP to have high </w:t>
      </w:r>
      <w:r w:rsidRPr="00240134">
        <w:rPr>
          <w:rFonts w:ascii="Times New Roman" w:hAnsi="Times New Roman" w:cs="Times New Roman"/>
          <w:sz w:val="22"/>
        </w:rPr>
        <w:t>strength and rigidity compared to metal materials such as iron and aluminum</w:t>
      </w:r>
      <w:r w:rsidR="00671862" w:rsidRPr="00240134">
        <w:rPr>
          <w:rFonts w:ascii="Times New Roman" w:hAnsi="Times New Roman" w:cs="Times New Roman"/>
          <w:sz w:val="22"/>
        </w:rPr>
        <w:t>, but also be</w:t>
      </w:r>
      <w:r w:rsidR="009F4429" w:rsidRPr="00240134">
        <w:rPr>
          <w:rFonts w:ascii="Times New Roman" w:hAnsi="Times New Roman" w:cs="Times New Roman"/>
          <w:sz w:val="22"/>
        </w:rPr>
        <w:t xml:space="preserve"> significantly lighter.</w:t>
      </w:r>
      <w:r w:rsidR="00982D7B" w:rsidRPr="00240134">
        <w:rPr>
          <w:rFonts w:ascii="Times New Roman" w:hAnsi="Times New Roman" w:cs="Times New Roman"/>
          <w:sz w:val="22"/>
        </w:rPr>
        <w:t xml:space="preserve"> It also has excellent design and vibration absorption capabilities</w:t>
      </w:r>
      <w:r w:rsidR="00675AE3" w:rsidRPr="00240134">
        <w:rPr>
          <w:rFonts w:ascii="Times New Roman" w:hAnsi="Times New Roman" w:cs="Times New Roman"/>
          <w:sz w:val="22"/>
        </w:rPr>
        <w:t xml:space="preserve">. </w:t>
      </w:r>
      <w:r w:rsidR="009F4429" w:rsidRPr="00240134">
        <w:rPr>
          <w:rFonts w:ascii="Times New Roman" w:hAnsi="Times New Roman" w:cs="Times New Roman"/>
          <w:sz w:val="22"/>
        </w:rPr>
        <w:t xml:space="preserve">As such, there has </w:t>
      </w:r>
      <w:r w:rsidR="005F6977" w:rsidRPr="00240134">
        <w:rPr>
          <w:rFonts w:ascii="Times New Roman" w:hAnsi="Times New Roman" w:cs="Times New Roman"/>
          <w:sz w:val="22"/>
        </w:rPr>
        <w:t xml:space="preserve">been an increase in the use of CFRP in </w:t>
      </w:r>
      <w:r w:rsidR="009E3C6B" w:rsidRPr="00240134">
        <w:rPr>
          <w:rFonts w:ascii="Times New Roman" w:hAnsi="Times New Roman" w:cs="Times New Roman"/>
          <w:sz w:val="22"/>
        </w:rPr>
        <w:t>many things like aircraft wings</w:t>
      </w:r>
      <w:r w:rsidR="00982D7B" w:rsidRPr="00240134">
        <w:rPr>
          <w:rFonts w:ascii="Times New Roman" w:hAnsi="Times New Roman" w:cs="Times New Roman"/>
          <w:sz w:val="22"/>
        </w:rPr>
        <w:t>, car parts</w:t>
      </w:r>
      <w:r w:rsidR="00BE53E2" w:rsidRPr="00240134">
        <w:rPr>
          <w:rFonts w:ascii="Times New Roman" w:hAnsi="Times New Roman" w:cs="Times New Roman"/>
          <w:sz w:val="22"/>
        </w:rPr>
        <w:t xml:space="preserve">, </w:t>
      </w:r>
      <w:r w:rsidR="00982D7B" w:rsidRPr="00240134">
        <w:rPr>
          <w:rFonts w:ascii="Times New Roman" w:hAnsi="Times New Roman" w:cs="Times New Roman"/>
          <w:sz w:val="22"/>
        </w:rPr>
        <w:t>sports equipment</w:t>
      </w:r>
      <w:r w:rsidR="00BE53E2" w:rsidRPr="00240134">
        <w:rPr>
          <w:rFonts w:ascii="Times New Roman" w:hAnsi="Times New Roman" w:cs="Times New Roman"/>
          <w:sz w:val="22"/>
        </w:rPr>
        <w:t xml:space="preserve">, and even medical </w:t>
      </w:r>
      <w:r w:rsidR="001E7C3D" w:rsidRPr="00240134">
        <w:rPr>
          <w:rFonts w:ascii="Times New Roman" w:hAnsi="Times New Roman" w:cs="Times New Roman"/>
          <w:sz w:val="22"/>
        </w:rPr>
        <w:t>uses</w:t>
      </w:r>
      <w:r w:rsidR="00982D7B" w:rsidRPr="00240134">
        <w:rPr>
          <w:rFonts w:ascii="Times New Roman" w:hAnsi="Times New Roman" w:cs="Times New Roman"/>
          <w:sz w:val="22"/>
        </w:rPr>
        <w:t xml:space="preserve">. </w:t>
      </w:r>
    </w:p>
    <w:p w14:paraId="15136FBE" w14:textId="613FE0E1" w:rsidR="000817AB" w:rsidRPr="00240134" w:rsidRDefault="000817AB" w:rsidP="00B84C55">
      <w:pPr>
        <w:rPr>
          <w:rFonts w:ascii="Times New Roman" w:hAnsi="Times New Roman" w:cs="Times New Roman"/>
          <w:b/>
          <w:bCs/>
          <w:sz w:val="24"/>
          <w:szCs w:val="24"/>
        </w:rPr>
      </w:pPr>
      <w:r w:rsidRPr="00240134">
        <w:rPr>
          <w:rFonts w:ascii="Times New Roman" w:hAnsi="Times New Roman" w:cs="Times New Roman"/>
          <w:b/>
          <w:bCs/>
          <w:sz w:val="24"/>
          <w:szCs w:val="24"/>
        </w:rPr>
        <w:t>2.3.2</w:t>
      </w:r>
      <w:commentRangeStart w:id="21"/>
      <w:r w:rsidRPr="00240134">
        <w:rPr>
          <w:rFonts w:ascii="Times New Roman" w:hAnsi="Times New Roman" w:cs="Times New Roman"/>
          <w:b/>
          <w:bCs/>
          <w:sz w:val="24"/>
          <w:szCs w:val="24"/>
        </w:rPr>
        <w:t xml:space="preserve"> Classification of CFRP</w:t>
      </w:r>
      <w:commentRangeEnd w:id="21"/>
      <w:r w:rsidR="007B1F34" w:rsidRPr="00240134">
        <w:rPr>
          <w:rStyle w:val="CommentReference"/>
          <w:rFonts w:ascii="Times New Roman" w:hAnsi="Times New Roman" w:cs="Times New Roman"/>
        </w:rPr>
        <w:commentReference w:id="21"/>
      </w:r>
    </w:p>
    <w:p w14:paraId="70E1A9B1" w14:textId="30EBAE88" w:rsidR="0009280A" w:rsidRPr="00240134" w:rsidRDefault="00ED0C0D" w:rsidP="00EC5F70">
      <w:pPr>
        <w:spacing w:after="160"/>
        <w:ind w:firstLine="360"/>
        <w:jc w:val="left"/>
        <w:rPr>
          <w:rFonts w:ascii="Times New Roman" w:hAnsi="Times New Roman" w:cs="Times New Roman"/>
          <w:sz w:val="22"/>
        </w:rPr>
      </w:pPr>
      <w:r w:rsidRPr="00240134">
        <w:rPr>
          <w:rFonts w:ascii="Times New Roman" w:hAnsi="Times New Roman" w:cs="Times New Roman"/>
          <w:sz w:val="22"/>
        </w:rPr>
        <w:t>CFRP is classified into two types</w:t>
      </w:r>
      <w:r w:rsidR="00671862" w:rsidRPr="00240134">
        <w:rPr>
          <w:rFonts w:ascii="Times New Roman" w:hAnsi="Times New Roman" w:cs="Times New Roman"/>
          <w:sz w:val="22"/>
        </w:rPr>
        <w:t>:</w:t>
      </w:r>
      <w:r w:rsidR="00E12C83" w:rsidRPr="00240134">
        <w:rPr>
          <w:rFonts w:ascii="Times New Roman" w:hAnsi="Times New Roman" w:cs="Times New Roman"/>
          <w:sz w:val="22"/>
        </w:rPr>
        <w:t xml:space="preserve"> </w:t>
      </w:r>
      <w:r w:rsidRPr="00240134">
        <w:rPr>
          <w:rFonts w:ascii="Times New Roman" w:hAnsi="Times New Roman" w:cs="Times New Roman"/>
          <w:sz w:val="22"/>
        </w:rPr>
        <w:t xml:space="preserve">Thermosetting CFRP (CFRTS: Carbon Fiber Reinforced Thermo Sets) </w:t>
      </w:r>
      <w:r w:rsidR="00E12C83" w:rsidRPr="00240134">
        <w:rPr>
          <w:rFonts w:ascii="Times New Roman" w:hAnsi="Times New Roman" w:cs="Times New Roman"/>
          <w:sz w:val="22"/>
        </w:rPr>
        <w:t>and Thermoplastic CFRP (</w:t>
      </w:r>
      <w:r w:rsidR="00BA12D5" w:rsidRPr="00240134">
        <w:rPr>
          <w:rFonts w:ascii="Times New Roman" w:hAnsi="Times New Roman" w:cs="Times New Roman"/>
          <w:sz w:val="22"/>
        </w:rPr>
        <w:t>Carbon Fiber Reinforced Thermoplastic)</w:t>
      </w:r>
      <w:r w:rsidR="00671862" w:rsidRPr="00240134">
        <w:rPr>
          <w:rFonts w:ascii="Times New Roman" w:hAnsi="Times New Roman" w:cs="Times New Roman"/>
          <w:sz w:val="22"/>
        </w:rPr>
        <w:t xml:space="preserve">. CFRTSs are </w:t>
      </w:r>
      <w:r w:rsidR="00671862" w:rsidRPr="00240134">
        <w:rPr>
          <w:rFonts w:ascii="Times New Roman" w:hAnsi="Times New Roman" w:cs="Times New Roman"/>
          <w:sz w:val="22"/>
        </w:rPr>
        <w:lastRenderedPageBreak/>
        <w:t>typically used for weight reduction in sports equipment</w:t>
      </w:r>
      <w:r w:rsidR="00063AD6" w:rsidRPr="00240134">
        <w:rPr>
          <w:rFonts w:ascii="Times New Roman" w:hAnsi="Times New Roman" w:cs="Times New Roman"/>
          <w:sz w:val="22"/>
        </w:rPr>
        <w:t>, aircraft, etc.</w:t>
      </w:r>
      <w:r w:rsidR="00B002D5" w:rsidRPr="00240134">
        <w:rPr>
          <w:rFonts w:ascii="Times New Roman" w:hAnsi="Times New Roman" w:cs="Times New Roman"/>
          <w:sz w:val="22"/>
        </w:rPr>
        <w:t xml:space="preserve"> CFRTS has the following characteristics</w:t>
      </w:r>
      <w:r w:rsidR="00F60F51" w:rsidRPr="00240134">
        <w:rPr>
          <w:rFonts w:ascii="Times New Roman" w:hAnsi="Times New Roman" w:cs="Times New Roman"/>
          <w:sz w:val="22"/>
        </w:rPr>
        <w:t>:</w:t>
      </w:r>
      <w:r w:rsidR="00063AD6" w:rsidRPr="00240134">
        <w:rPr>
          <w:rFonts w:ascii="Times New Roman" w:hAnsi="Times New Roman" w:cs="Times New Roman"/>
          <w:sz w:val="22"/>
        </w:rPr>
        <w:t xml:space="preserve"> </w:t>
      </w:r>
    </w:p>
    <w:p w14:paraId="2893F162" w14:textId="77777777" w:rsidR="00ED0C0D" w:rsidRPr="00240134" w:rsidRDefault="00ED0C0D" w:rsidP="005856AD">
      <w:pPr>
        <w:pStyle w:val="ListParagraph"/>
        <w:numPr>
          <w:ilvl w:val="0"/>
          <w:numId w:val="2"/>
        </w:numPr>
        <w:spacing w:after="160"/>
        <w:jc w:val="left"/>
        <w:rPr>
          <w:rFonts w:ascii="Times New Roman" w:hAnsi="Times New Roman" w:cs="Times New Roman"/>
          <w:sz w:val="22"/>
        </w:rPr>
      </w:pPr>
      <w:r w:rsidRPr="00240134">
        <w:rPr>
          <w:rFonts w:ascii="Times New Roman" w:hAnsi="Times New Roman" w:cs="Times New Roman"/>
          <w:sz w:val="22"/>
        </w:rPr>
        <w:t>High specific strength, high heat resistance</w:t>
      </w:r>
    </w:p>
    <w:p w14:paraId="4E9FF5EC" w14:textId="77777777" w:rsidR="00ED0C0D" w:rsidRPr="00240134" w:rsidRDefault="00ED0C0D" w:rsidP="005856AD">
      <w:pPr>
        <w:pStyle w:val="ListParagraph"/>
        <w:numPr>
          <w:ilvl w:val="0"/>
          <w:numId w:val="2"/>
        </w:numPr>
        <w:spacing w:after="160"/>
        <w:jc w:val="left"/>
        <w:rPr>
          <w:rFonts w:ascii="Times New Roman" w:hAnsi="Times New Roman" w:cs="Times New Roman"/>
          <w:sz w:val="22"/>
        </w:rPr>
      </w:pPr>
      <w:r w:rsidRPr="00240134">
        <w:rPr>
          <w:rFonts w:ascii="Times New Roman" w:hAnsi="Times New Roman" w:cs="Times New Roman"/>
          <w:sz w:val="22"/>
        </w:rPr>
        <w:t>Long molding time, high cost</w:t>
      </w:r>
    </w:p>
    <w:p w14:paraId="69AA36D9" w14:textId="77777777" w:rsidR="00ED0C0D" w:rsidRPr="00240134" w:rsidRDefault="00ED0C0D" w:rsidP="005856AD">
      <w:pPr>
        <w:pStyle w:val="ListParagraph"/>
        <w:numPr>
          <w:ilvl w:val="0"/>
          <w:numId w:val="2"/>
        </w:numPr>
        <w:spacing w:after="160"/>
        <w:jc w:val="left"/>
        <w:rPr>
          <w:rFonts w:ascii="Times New Roman" w:hAnsi="Times New Roman" w:cs="Times New Roman"/>
          <w:sz w:val="22"/>
        </w:rPr>
      </w:pPr>
      <w:r w:rsidRPr="00240134">
        <w:rPr>
          <w:rFonts w:ascii="Times New Roman" w:hAnsi="Times New Roman" w:cs="Times New Roman"/>
          <w:sz w:val="22"/>
        </w:rPr>
        <w:t>Not possible to recycle</w:t>
      </w:r>
    </w:p>
    <w:p w14:paraId="2498FBCF" w14:textId="51C65820" w:rsidR="00ED0C0D" w:rsidRPr="00240134" w:rsidRDefault="00ED0C0D" w:rsidP="00DC76BD">
      <w:pPr>
        <w:spacing w:after="160"/>
        <w:ind w:firstLine="360"/>
        <w:jc w:val="left"/>
        <w:rPr>
          <w:rFonts w:ascii="Times New Roman" w:hAnsi="Times New Roman" w:cs="Times New Roman"/>
          <w:sz w:val="22"/>
        </w:rPr>
      </w:pPr>
      <w:r w:rsidRPr="00240134">
        <w:rPr>
          <w:rFonts w:ascii="Times New Roman" w:hAnsi="Times New Roman" w:cs="Times New Roman"/>
          <w:sz w:val="22"/>
        </w:rPr>
        <w:t>CFRTP</w:t>
      </w:r>
      <w:r w:rsidR="00410DD8" w:rsidRPr="00240134">
        <w:rPr>
          <w:rFonts w:ascii="Times New Roman" w:hAnsi="Times New Roman" w:cs="Times New Roman"/>
          <w:sz w:val="22"/>
        </w:rPr>
        <w:t xml:space="preserve"> is also used in similar situations </w:t>
      </w:r>
      <w:r w:rsidR="0078154C" w:rsidRPr="00240134">
        <w:rPr>
          <w:rFonts w:ascii="Times New Roman" w:hAnsi="Times New Roman" w:cs="Times New Roman"/>
          <w:sz w:val="22"/>
        </w:rPr>
        <w:t>to</w:t>
      </w:r>
      <w:r w:rsidR="00410DD8" w:rsidRPr="00240134">
        <w:rPr>
          <w:rFonts w:ascii="Times New Roman" w:hAnsi="Times New Roman" w:cs="Times New Roman"/>
          <w:sz w:val="22"/>
        </w:rPr>
        <w:t xml:space="preserve"> CFRTS and has already been used in some automobile parts</w:t>
      </w:r>
      <w:r w:rsidR="00671862" w:rsidRPr="00240134">
        <w:rPr>
          <w:rFonts w:ascii="Times New Roman" w:hAnsi="Times New Roman" w:cs="Times New Roman"/>
          <w:sz w:val="22"/>
        </w:rPr>
        <w:t>,</w:t>
      </w:r>
      <w:r w:rsidR="00410DD8" w:rsidRPr="00240134">
        <w:rPr>
          <w:rFonts w:ascii="Times New Roman" w:hAnsi="Times New Roman" w:cs="Times New Roman"/>
          <w:sz w:val="22"/>
        </w:rPr>
        <w:t xml:space="preserve"> which will be discussed </w:t>
      </w:r>
      <w:r w:rsidR="00671862" w:rsidRPr="00240134">
        <w:rPr>
          <w:rFonts w:ascii="Times New Roman" w:hAnsi="Times New Roman" w:cs="Times New Roman"/>
          <w:sz w:val="22"/>
        </w:rPr>
        <w:t>later</w:t>
      </w:r>
      <w:r w:rsidR="00410DD8" w:rsidRPr="00240134">
        <w:rPr>
          <w:rFonts w:ascii="Times New Roman" w:hAnsi="Times New Roman" w:cs="Times New Roman"/>
          <w:sz w:val="22"/>
        </w:rPr>
        <w:t>. CFRTP has the following characteristics:</w:t>
      </w:r>
      <w:r w:rsidRPr="00240134">
        <w:rPr>
          <w:rFonts w:ascii="Times New Roman" w:hAnsi="Times New Roman" w:cs="Times New Roman"/>
          <w:sz w:val="22"/>
        </w:rPr>
        <w:t xml:space="preserve"> </w:t>
      </w:r>
    </w:p>
    <w:p w14:paraId="1C00F9CF" w14:textId="77777777" w:rsidR="00ED0C0D" w:rsidRPr="00240134" w:rsidRDefault="00ED0C0D" w:rsidP="005856AD">
      <w:pPr>
        <w:pStyle w:val="ListParagraph"/>
        <w:numPr>
          <w:ilvl w:val="0"/>
          <w:numId w:val="2"/>
        </w:numPr>
        <w:spacing w:after="160"/>
        <w:jc w:val="left"/>
        <w:rPr>
          <w:rFonts w:ascii="Times New Roman" w:hAnsi="Times New Roman" w:cs="Times New Roman"/>
          <w:sz w:val="22"/>
        </w:rPr>
      </w:pPr>
      <w:r w:rsidRPr="00240134">
        <w:rPr>
          <w:rFonts w:ascii="Times New Roman" w:hAnsi="Times New Roman" w:cs="Times New Roman"/>
          <w:sz w:val="22"/>
        </w:rPr>
        <w:t>Specific strength and heat resistance are inferior to CFRTS</w:t>
      </w:r>
    </w:p>
    <w:p w14:paraId="6C7C4A38" w14:textId="77777777" w:rsidR="00ED0C0D" w:rsidRPr="00240134" w:rsidRDefault="00ED0C0D" w:rsidP="005856AD">
      <w:pPr>
        <w:pStyle w:val="ListParagraph"/>
        <w:numPr>
          <w:ilvl w:val="0"/>
          <w:numId w:val="2"/>
        </w:numPr>
        <w:spacing w:after="160"/>
        <w:jc w:val="left"/>
        <w:rPr>
          <w:rFonts w:ascii="Times New Roman" w:hAnsi="Times New Roman" w:cs="Times New Roman"/>
          <w:sz w:val="22"/>
        </w:rPr>
      </w:pPr>
      <w:r w:rsidRPr="00240134">
        <w:rPr>
          <w:rFonts w:ascii="Times New Roman" w:hAnsi="Times New Roman" w:cs="Times New Roman"/>
          <w:sz w:val="22"/>
        </w:rPr>
        <w:t>Short molding time, low cost</w:t>
      </w:r>
    </w:p>
    <w:p w14:paraId="44EBBB20" w14:textId="0A6AEDF1" w:rsidR="00ED0C0D" w:rsidRPr="00240134" w:rsidRDefault="00ED0C0D" w:rsidP="005856AD">
      <w:pPr>
        <w:pStyle w:val="ListParagraph"/>
        <w:numPr>
          <w:ilvl w:val="0"/>
          <w:numId w:val="2"/>
        </w:numPr>
        <w:spacing w:after="160"/>
        <w:jc w:val="left"/>
        <w:rPr>
          <w:rFonts w:ascii="Times New Roman" w:hAnsi="Times New Roman" w:cs="Times New Roman"/>
          <w:sz w:val="22"/>
        </w:rPr>
      </w:pPr>
      <w:r w:rsidRPr="00240134">
        <w:rPr>
          <w:rFonts w:ascii="Times New Roman" w:hAnsi="Times New Roman" w:cs="Times New Roman"/>
          <w:sz w:val="22"/>
        </w:rPr>
        <w:t>Partially recyclable</w:t>
      </w:r>
    </w:p>
    <w:p w14:paraId="2276852E" w14:textId="0D375702" w:rsidR="00ED0C0D" w:rsidRPr="00240134" w:rsidRDefault="00ED0C0D" w:rsidP="00EC5F70">
      <w:pPr>
        <w:spacing w:after="160"/>
        <w:ind w:firstLine="360"/>
        <w:jc w:val="left"/>
        <w:rPr>
          <w:rFonts w:ascii="Times New Roman" w:hAnsi="Times New Roman" w:cs="Times New Roman"/>
          <w:sz w:val="22"/>
        </w:rPr>
      </w:pPr>
      <w:r w:rsidRPr="00240134">
        <w:rPr>
          <w:rFonts w:ascii="Times New Roman" w:hAnsi="Times New Roman" w:cs="Times New Roman"/>
          <w:sz w:val="22"/>
        </w:rPr>
        <w:t xml:space="preserve">CFRP </w:t>
      </w:r>
      <w:r w:rsidR="00526B31" w:rsidRPr="00240134">
        <w:rPr>
          <w:rFonts w:ascii="Times New Roman" w:hAnsi="Times New Roman" w:cs="Times New Roman"/>
          <w:sz w:val="22"/>
        </w:rPr>
        <w:t xml:space="preserve">can </w:t>
      </w:r>
      <w:r w:rsidR="00671862" w:rsidRPr="00240134">
        <w:rPr>
          <w:rFonts w:ascii="Times New Roman" w:hAnsi="Times New Roman" w:cs="Times New Roman"/>
          <w:sz w:val="22"/>
        </w:rPr>
        <w:t>also be divided into two other classifications depending on which direction the plastics in the CFRP are oriented. The two sections, continuous fiber and discontinuous fiber,</w:t>
      </w:r>
      <w:r w:rsidR="002E1E5F" w:rsidRPr="00240134">
        <w:rPr>
          <w:rFonts w:ascii="Times New Roman" w:hAnsi="Times New Roman" w:cs="Times New Roman"/>
          <w:sz w:val="22"/>
        </w:rPr>
        <w:t xml:space="preserve"> have the following characteristics.</w:t>
      </w:r>
    </w:p>
    <w:p w14:paraId="37E00549" w14:textId="0FD328CE" w:rsidR="00ED0C0D" w:rsidRPr="00240134" w:rsidRDefault="00ED0C0D" w:rsidP="00EC5F70">
      <w:pPr>
        <w:spacing w:after="160"/>
        <w:jc w:val="left"/>
        <w:rPr>
          <w:rFonts w:ascii="Times New Roman" w:hAnsi="Times New Roman" w:cs="Times New Roman"/>
          <w:sz w:val="22"/>
        </w:rPr>
      </w:pPr>
      <w:r w:rsidRPr="00240134">
        <w:rPr>
          <w:rFonts w:ascii="Times New Roman" w:hAnsi="Times New Roman" w:cs="Times New Roman"/>
          <w:sz w:val="22"/>
        </w:rPr>
        <w:t>Continuous fiber CFRTP</w:t>
      </w:r>
      <w:r w:rsidR="002E1E5F" w:rsidRPr="00240134">
        <w:rPr>
          <w:rFonts w:ascii="Times New Roman" w:hAnsi="Times New Roman" w:cs="Times New Roman"/>
          <w:sz w:val="22"/>
        </w:rPr>
        <w:t>:</w:t>
      </w:r>
    </w:p>
    <w:p w14:paraId="2837979D" w14:textId="77777777" w:rsidR="00ED0C0D" w:rsidRPr="00240134" w:rsidRDefault="00ED0C0D" w:rsidP="005856AD">
      <w:pPr>
        <w:pStyle w:val="ListParagraph"/>
        <w:numPr>
          <w:ilvl w:val="0"/>
          <w:numId w:val="2"/>
        </w:numPr>
        <w:spacing w:after="160"/>
        <w:jc w:val="left"/>
        <w:rPr>
          <w:rFonts w:ascii="Times New Roman" w:hAnsi="Times New Roman" w:cs="Times New Roman"/>
          <w:sz w:val="22"/>
        </w:rPr>
      </w:pPr>
      <w:r w:rsidRPr="00240134">
        <w:rPr>
          <w:rFonts w:ascii="Times New Roman" w:hAnsi="Times New Roman" w:cs="Times New Roman"/>
          <w:sz w:val="22"/>
        </w:rPr>
        <w:t>Layered structure</w:t>
      </w:r>
    </w:p>
    <w:p w14:paraId="77C0308F" w14:textId="77777777" w:rsidR="00ED0C0D" w:rsidRPr="00240134" w:rsidRDefault="00ED0C0D" w:rsidP="005856AD">
      <w:pPr>
        <w:pStyle w:val="ListParagraph"/>
        <w:numPr>
          <w:ilvl w:val="0"/>
          <w:numId w:val="2"/>
        </w:numPr>
        <w:spacing w:after="160"/>
        <w:jc w:val="left"/>
        <w:rPr>
          <w:rFonts w:ascii="Times New Roman" w:hAnsi="Times New Roman" w:cs="Times New Roman"/>
          <w:sz w:val="22"/>
        </w:rPr>
      </w:pPr>
      <w:r w:rsidRPr="00240134">
        <w:rPr>
          <w:rFonts w:ascii="Times New Roman" w:hAnsi="Times New Roman" w:cs="Times New Roman"/>
          <w:sz w:val="22"/>
        </w:rPr>
        <w:t xml:space="preserve"> High specific strength</w:t>
      </w:r>
    </w:p>
    <w:p w14:paraId="2313C594" w14:textId="77777777" w:rsidR="00ED0C0D" w:rsidRPr="00240134" w:rsidRDefault="00ED0C0D" w:rsidP="005856AD">
      <w:pPr>
        <w:pStyle w:val="ListParagraph"/>
        <w:numPr>
          <w:ilvl w:val="0"/>
          <w:numId w:val="2"/>
        </w:numPr>
        <w:spacing w:after="160"/>
        <w:jc w:val="left"/>
        <w:rPr>
          <w:rFonts w:ascii="Times New Roman" w:hAnsi="Times New Roman" w:cs="Times New Roman"/>
          <w:sz w:val="22"/>
        </w:rPr>
      </w:pPr>
      <w:r w:rsidRPr="00240134">
        <w:rPr>
          <w:rFonts w:ascii="Times New Roman" w:hAnsi="Times New Roman" w:cs="Times New Roman"/>
          <w:sz w:val="22"/>
        </w:rPr>
        <w:t>Low press formability</w:t>
      </w:r>
    </w:p>
    <w:p w14:paraId="488F7A55" w14:textId="77777777" w:rsidR="00ED0C0D" w:rsidRPr="00240134" w:rsidRDefault="00ED0C0D" w:rsidP="00EC5F70">
      <w:pPr>
        <w:spacing w:after="160"/>
        <w:jc w:val="left"/>
        <w:rPr>
          <w:rFonts w:ascii="Times New Roman" w:hAnsi="Times New Roman" w:cs="Times New Roman"/>
          <w:sz w:val="22"/>
        </w:rPr>
      </w:pPr>
      <w:r w:rsidRPr="00240134">
        <w:rPr>
          <w:rFonts w:ascii="Times New Roman" w:hAnsi="Times New Roman" w:cs="Times New Roman"/>
          <w:sz w:val="22"/>
        </w:rPr>
        <w:t>Discontinuous fiber CFRTP</w:t>
      </w:r>
    </w:p>
    <w:p w14:paraId="4354F83A" w14:textId="77777777" w:rsidR="00ED0C0D" w:rsidRPr="00240134" w:rsidRDefault="00ED0C0D" w:rsidP="005856AD">
      <w:pPr>
        <w:pStyle w:val="ListParagraph"/>
        <w:numPr>
          <w:ilvl w:val="0"/>
          <w:numId w:val="2"/>
        </w:numPr>
        <w:spacing w:after="160"/>
        <w:jc w:val="left"/>
        <w:rPr>
          <w:rFonts w:ascii="Times New Roman" w:hAnsi="Times New Roman" w:cs="Times New Roman"/>
          <w:sz w:val="22"/>
        </w:rPr>
      </w:pPr>
      <w:r w:rsidRPr="00240134">
        <w:rPr>
          <w:rFonts w:ascii="Times New Roman" w:hAnsi="Times New Roman" w:cs="Times New Roman"/>
          <w:sz w:val="22"/>
        </w:rPr>
        <w:t>Integrated structure, random orientation</w:t>
      </w:r>
    </w:p>
    <w:p w14:paraId="2DC3B1BF" w14:textId="77777777" w:rsidR="00ED0C0D" w:rsidRPr="00240134" w:rsidRDefault="00ED0C0D" w:rsidP="005856AD">
      <w:pPr>
        <w:pStyle w:val="ListParagraph"/>
        <w:numPr>
          <w:ilvl w:val="0"/>
          <w:numId w:val="2"/>
        </w:numPr>
        <w:spacing w:after="160"/>
        <w:jc w:val="left"/>
        <w:rPr>
          <w:rFonts w:ascii="Times New Roman" w:hAnsi="Times New Roman" w:cs="Times New Roman"/>
          <w:sz w:val="22"/>
        </w:rPr>
      </w:pPr>
      <w:r w:rsidRPr="00240134">
        <w:rPr>
          <w:rFonts w:ascii="Times New Roman" w:hAnsi="Times New Roman" w:cs="Times New Roman"/>
          <w:sz w:val="22"/>
        </w:rPr>
        <w:t>Specific strength is inferior to long fibers</w:t>
      </w:r>
    </w:p>
    <w:p w14:paraId="27C82A4C" w14:textId="663BE6A3" w:rsidR="00DC76BD" w:rsidRPr="00240134" w:rsidRDefault="00ED0C0D" w:rsidP="005856AD">
      <w:pPr>
        <w:pStyle w:val="ListParagraph"/>
        <w:numPr>
          <w:ilvl w:val="0"/>
          <w:numId w:val="2"/>
        </w:numPr>
        <w:spacing w:after="160"/>
        <w:jc w:val="left"/>
        <w:rPr>
          <w:rFonts w:ascii="Times New Roman" w:hAnsi="Times New Roman" w:cs="Times New Roman"/>
          <w:sz w:val="22"/>
        </w:rPr>
      </w:pPr>
      <w:r w:rsidRPr="00240134">
        <w:rPr>
          <w:rFonts w:ascii="Times New Roman" w:hAnsi="Times New Roman" w:cs="Times New Roman"/>
          <w:sz w:val="22"/>
        </w:rPr>
        <w:t>High press formability</w:t>
      </w:r>
    </w:p>
    <w:p w14:paraId="1A00D470" w14:textId="09BCB714" w:rsidR="00923CDB" w:rsidRPr="00240134" w:rsidRDefault="000817AB" w:rsidP="00EC5F70">
      <w:pPr>
        <w:rPr>
          <w:rFonts w:ascii="Times New Roman" w:hAnsi="Times New Roman" w:cs="Times New Roman"/>
          <w:b/>
          <w:bCs/>
          <w:sz w:val="24"/>
          <w:szCs w:val="24"/>
        </w:rPr>
      </w:pPr>
      <w:r w:rsidRPr="00240134">
        <w:rPr>
          <w:rFonts w:ascii="Times New Roman" w:hAnsi="Times New Roman" w:cs="Times New Roman"/>
          <w:b/>
          <w:bCs/>
          <w:sz w:val="24"/>
          <w:szCs w:val="24"/>
        </w:rPr>
        <w:t>2.3.3 CFRP application areas</w:t>
      </w:r>
    </w:p>
    <w:p w14:paraId="43C0B8FB" w14:textId="6AC956CE" w:rsidR="00EC5F70" w:rsidRPr="00240134" w:rsidRDefault="00E17461" w:rsidP="00B00388">
      <w:pPr>
        <w:spacing w:after="160"/>
        <w:ind w:firstLine="360"/>
        <w:jc w:val="left"/>
        <w:rPr>
          <w:rFonts w:ascii="Times New Roman" w:hAnsi="Times New Roman" w:cs="Times New Roman"/>
          <w:sz w:val="22"/>
        </w:rPr>
      </w:pPr>
      <w:r w:rsidRPr="00240134">
        <w:rPr>
          <w:rFonts w:ascii="Times New Roman" w:hAnsi="Times New Roman" w:cs="Times New Roman"/>
          <w:sz w:val="22"/>
        </w:rPr>
        <w:t xml:space="preserve">As mentioned briefly in the previous section, </w:t>
      </w:r>
      <w:r w:rsidR="006D0541" w:rsidRPr="00240134">
        <w:rPr>
          <w:rFonts w:ascii="Times New Roman" w:hAnsi="Times New Roman" w:cs="Times New Roman"/>
          <w:sz w:val="22"/>
        </w:rPr>
        <w:t xml:space="preserve">CFRP can be </w:t>
      </w:r>
      <w:r w:rsidR="007003BE" w:rsidRPr="00240134">
        <w:rPr>
          <w:rFonts w:ascii="Times New Roman" w:hAnsi="Times New Roman" w:cs="Times New Roman"/>
          <w:sz w:val="22"/>
        </w:rPr>
        <w:t xml:space="preserve">used in </w:t>
      </w:r>
      <w:r w:rsidR="003D0A93" w:rsidRPr="00240134">
        <w:rPr>
          <w:rFonts w:ascii="Times New Roman" w:hAnsi="Times New Roman" w:cs="Times New Roman"/>
          <w:sz w:val="22"/>
        </w:rPr>
        <w:t>various</w:t>
      </w:r>
      <w:r w:rsidR="00923CDB" w:rsidRPr="00240134">
        <w:rPr>
          <w:rFonts w:ascii="Times New Roman" w:hAnsi="Times New Roman" w:cs="Times New Roman"/>
          <w:sz w:val="22"/>
        </w:rPr>
        <w:t xml:space="preserve"> fields.</w:t>
      </w:r>
      <w:r w:rsidR="003D0A93" w:rsidRPr="00240134">
        <w:rPr>
          <w:rFonts w:ascii="Times New Roman" w:hAnsi="Times New Roman" w:cs="Times New Roman"/>
          <w:sz w:val="22"/>
        </w:rPr>
        <w:t xml:space="preserve"> In aircraft and car parts, CFRP is used in </w:t>
      </w:r>
      <w:r w:rsidR="003072EB" w:rsidRPr="00240134">
        <w:rPr>
          <w:rFonts w:ascii="Times New Roman" w:hAnsi="Times New Roman" w:cs="Times New Roman"/>
          <w:sz w:val="22"/>
        </w:rPr>
        <w:t xml:space="preserve">conjunction with other materials </w:t>
      </w:r>
      <w:r w:rsidR="003D0A93" w:rsidRPr="00240134">
        <w:rPr>
          <w:rFonts w:ascii="Times New Roman" w:hAnsi="Times New Roman" w:cs="Times New Roman"/>
          <w:sz w:val="22"/>
        </w:rPr>
        <w:t xml:space="preserve">to </w:t>
      </w:r>
      <w:r w:rsidR="006D0C2A" w:rsidRPr="00240134">
        <w:rPr>
          <w:rFonts w:ascii="Times New Roman" w:hAnsi="Times New Roman" w:cs="Times New Roman"/>
          <w:sz w:val="22"/>
        </w:rPr>
        <w:t xml:space="preserve">make more </w:t>
      </w:r>
      <w:r w:rsidR="006E1FEE" w:rsidRPr="00240134">
        <w:rPr>
          <w:rFonts w:ascii="Times New Roman" w:hAnsi="Times New Roman" w:cs="Times New Roman"/>
          <w:sz w:val="22"/>
        </w:rPr>
        <w:t>efficient</w:t>
      </w:r>
      <w:r w:rsidR="006D0C2A" w:rsidRPr="00240134">
        <w:rPr>
          <w:rFonts w:ascii="Times New Roman" w:hAnsi="Times New Roman" w:cs="Times New Roman"/>
          <w:sz w:val="22"/>
        </w:rPr>
        <w:t xml:space="preserve"> parts</w:t>
      </w:r>
      <w:r w:rsidR="00671862" w:rsidRPr="00240134">
        <w:rPr>
          <w:rFonts w:ascii="Times New Roman" w:hAnsi="Times New Roman" w:cs="Times New Roman"/>
          <w:sz w:val="22"/>
        </w:rPr>
        <w:t>, such as airplane wings and car parts like bumpers. CFRP can also be used in the medical field in things like head braces for brain surgery to allow X-rays of the brain to be taken while keeping the patient's head stable, to a socket for prosthetics, taking advantage of its lightweight</w:t>
      </w:r>
      <w:r w:rsidR="006D0541" w:rsidRPr="00240134">
        <w:rPr>
          <w:rFonts w:ascii="Times New Roman" w:hAnsi="Times New Roman" w:cs="Times New Roman"/>
          <w:sz w:val="22"/>
        </w:rPr>
        <w:t xml:space="preserve"> </w:t>
      </w:r>
      <w:r w:rsidR="00563198" w:rsidRPr="00240134">
        <w:rPr>
          <w:rFonts w:ascii="Times New Roman" w:hAnsi="Times New Roman" w:cs="Times New Roman"/>
          <w:sz w:val="22"/>
        </w:rPr>
        <w:t>to reduce the overall weight of prosthetics</w:t>
      </w:r>
      <w:r w:rsidR="006D0541" w:rsidRPr="00240134">
        <w:rPr>
          <w:rFonts w:ascii="Times New Roman" w:hAnsi="Times New Roman" w:cs="Times New Roman"/>
          <w:sz w:val="22"/>
        </w:rPr>
        <w:t xml:space="preserve">. </w:t>
      </w:r>
    </w:p>
    <w:p w14:paraId="2A800846" w14:textId="0973E543" w:rsidR="006D0541" w:rsidRPr="00240134" w:rsidRDefault="006D0541" w:rsidP="00EC5F70">
      <w:pPr>
        <w:jc w:val="left"/>
        <w:rPr>
          <w:rFonts w:ascii="Times New Roman" w:hAnsi="Times New Roman" w:cs="Times New Roman"/>
          <w:b/>
          <w:bCs/>
          <w:sz w:val="24"/>
          <w:szCs w:val="24"/>
        </w:rPr>
      </w:pPr>
      <w:r w:rsidRPr="00240134">
        <w:rPr>
          <w:rFonts w:ascii="Times New Roman" w:hAnsi="Times New Roman" w:cs="Times New Roman"/>
          <w:b/>
          <w:bCs/>
          <w:sz w:val="24"/>
          <w:szCs w:val="24"/>
        </w:rPr>
        <w:t>2.3.4 CFRP sample used in this study</w:t>
      </w:r>
    </w:p>
    <w:p w14:paraId="0CCA1D41" w14:textId="74D2F0A3" w:rsidR="006D0541" w:rsidRPr="00240134" w:rsidRDefault="006D0541" w:rsidP="00EC5F70">
      <w:pPr>
        <w:spacing w:after="160"/>
        <w:ind w:firstLine="360"/>
        <w:jc w:val="left"/>
        <w:rPr>
          <w:rFonts w:ascii="Times New Roman" w:hAnsi="Times New Roman" w:cs="Times New Roman"/>
          <w:sz w:val="22"/>
        </w:rPr>
      </w:pPr>
      <w:r w:rsidRPr="00240134">
        <w:rPr>
          <w:rFonts w:ascii="Times New Roman" w:hAnsi="Times New Roman" w:cs="Times New Roman"/>
          <w:sz w:val="22"/>
        </w:rPr>
        <w:t xml:space="preserve">In this </w:t>
      </w:r>
      <w:r w:rsidR="00E27B9E" w:rsidRPr="00240134">
        <w:rPr>
          <w:rFonts w:ascii="Times New Roman" w:hAnsi="Times New Roman" w:cs="Times New Roman"/>
          <w:sz w:val="22"/>
        </w:rPr>
        <w:t>study,</w:t>
      </w:r>
      <w:r w:rsidRPr="00240134">
        <w:rPr>
          <w:rFonts w:ascii="Times New Roman" w:hAnsi="Times New Roman" w:cs="Times New Roman"/>
          <w:sz w:val="22"/>
        </w:rPr>
        <w:t xml:space="preserve"> discontinuous fiber CFRTP is used </w:t>
      </w:r>
      <w:r w:rsidR="00671862" w:rsidRPr="00240134">
        <w:rPr>
          <w:rFonts w:ascii="Times New Roman" w:hAnsi="Times New Roman" w:cs="Times New Roman"/>
          <w:sz w:val="22"/>
        </w:rPr>
        <w:t xml:space="preserve">because it has a short molding time, low cost, and </w:t>
      </w:r>
      <w:r w:rsidR="00E27B9E" w:rsidRPr="00240134">
        <w:rPr>
          <w:rFonts w:ascii="Times New Roman" w:hAnsi="Times New Roman" w:cs="Times New Roman"/>
          <w:sz w:val="22"/>
        </w:rPr>
        <w:t>recyclability.</w:t>
      </w:r>
      <w:r w:rsidRPr="00240134">
        <w:rPr>
          <w:rFonts w:ascii="Times New Roman" w:hAnsi="Times New Roman" w:cs="Times New Roman"/>
          <w:sz w:val="22"/>
        </w:rPr>
        <w:t xml:space="preserve"> </w:t>
      </w:r>
    </w:p>
    <w:p w14:paraId="76D4FB00" w14:textId="77777777" w:rsidR="00D50684" w:rsidRPr="00240134" w:rsidRDefault="00D50684" w:rsidP="00EC5F70">
      <w:pPr>
        <w:rPr>
          <w:rFonts w:ascii="Times New Roman" w:hAnsi="Times New Roman" w:cs="Times New Roman"/>
          <w:sz w:val="28"/>
          <w:szCs w:val="32"/>
        </w:rPr>
      </w:pPr>
    </w:p>
    <w:p w14:paraId="6958497C" w14:textId="4A032CA8" w:rsidR="006C022B" w:rsidRPr="00240134" w:rsidRDefault="006C022B" w:rsidP="003B4749">
      <w:pPr>
        <w:jc w:val="left"/>
        <w:rPr>
          <w:rFonts w:ascii="Times New Roman" w:hAnsi="Times New Roman" w:cs="Times New Roman"/>
        </w:rPr>
      </w:pPr>
      <w:r w:rsidRPr="00240134">
        <w:rPr>
          <w:rFonts w:ascii="Times New Roman" w:hAnsi="Times New Roman" w:cs="Times New Roman"/>
          <w:sz w:val="28"/>
          <w:szCs w:val="32"/>
        </w:rPr>
        <w:t>2.4</w:t>
      </w:r>
      <w:r w:rsidRPr="00240134">
        <w:rPr>
          <w:rFonts w:ascii="Times New Roman" w:hAnsi="Times New Roman" w:cs="Times New Roman"/>
          <w:sz w:val="28"/>
          <w:szCs w:val="32"/>
          <w:lang w:val="en-US"/>
        </w:rPr>
        <w:t xml:space="preserve"> </w:t>
      </w:r>
      <w:r w:rsidRPr="00240134">
        <w:rPr>
          <w:rFonts w:ascii="Times New Roman" w:hAnsi="Times New Roman" w:cs="Times New Roman"/>
          <w:sz w:val="28"/>
          <w:szCs w:val="32"/>
        </w:rPr>
        <w:t xml:space="preserve">Previous research A (Incremental forming of CFRTP under thermal bath conditions using oil bath and </w:t>
      </w:r>
      <w:r w:rsidR="00671862" w:rsidRPr="00240134">
        <w:rPr>
          <w:rFonts w:ascii="Times New Roman" w:hAnsi="Times New Roman" w:cs="Times New Roman"/>
          <w:sz w:val="28"/>
          <w:szCs w:val="32"/>
        </w:rPr>
        <w:t>creating</w:t>
      </w:r>
      <w:r w:rsidRPr="00240134">
        <w:rPr>
          <w:rFonts w:ascii="Times New Roman" w:hAnsi="Times New Roman" w:cs="Times New Roman"/>
          <w:sz w:val="28"/>
          <w:szCs w:val="32"/>
        </w:rPr>
        <w:t xml:space="preserve"> a CAM system using Python language.)</w:t>
      </w:r>
      <w:ins w:id="22" w:author="Emir Yilmaz" w:date="2025-04-28T13:59:00Z">
        <w:r w:rsidR="003008FB" w:rsidRPr="00240134">
          <w:rPr>
            <w:rFonts w:ascii="Times New Roman" w:hAnsi="Times New Roman" w:cs="Times New Roman"/>
            <w:sz w:val="28"/>
            <w:szCs w:val="32"/>
          </w:rPr>
          <w:t xml:space="preserve"> </w:t>
        </w:r>
      </w:ins>
    </w:p>
    <w:p w14:paraId="44398A54" w14:textId="77777777" w:rsidR="004D1DF3" w:rsidRPr="00240134" w:rsidRDefault="004D1DF3" w:rsidP="004D1DF3">
      <w:pPr>
        <w:rPr>
          <w:rFonts w:ascii="Times New Roman" w:hAnsi="Times New Roman" w:cs="Times New Roman"/>
          <w:b/>
          <w:bCs/>
          <w:sz w:val="24"/>
          <w:szCs w:val="24"/>
        </w:rPr>
      </w:pPr>
    </w:p>
    <w:p w14:paraId="7B0805DE" w14:textId="46F51BD5" w:rsidR="006C022B" w:rsidRPr="00240134" w:rsidRDefault="006C022B" w:rsidP="005856AD">
      <w:pPr>
        <w:pStyle w:val="ListParagraph"/>
        <w:numPr>
          <w:ilvl w:val="2"/>
          <w:numId w:val="10"/>
        </w:numPr>
        <w:rPr>
          <w:rFonts w:ascii="Times New Roman" w:hAnsi="Times New Roman" w:cs="Times New Roman"/>
          <w:b/>
          <w:bCs/>
          <w:sz w:val="24"/>
          <w:szCs w:val="24"/>
        </w:rPr>
      </w:pPr>
      <w:r w:rsidRPr="00240134">
        <w:rPr>
          <w:rFonts w:ascii="Times New Roman" w:hAnsi="Times New Roman" w:cs="Times New Roman"/>
          <w:b/>
          <w:bCs/>
          <w:sz w:val="24"/>
          <w:szCs w:val="24"/>
        </w:rPr>
        <w:t>Overview</w:t>
      </w:r>
      <w:ins w:id="23" w:author="Emir Yilmaz" w:date="2025-04-28T13:58:00Z">
        <w:r w:rsidR="003008FB" w:rsidRPr="00240134">
          <w:rPr>
            <w:rFonts w:ascii="Times New Roman" w:hAnsi="Times New Roman" w:cs="Times New Roman"/>
            <w:b/>
            <w:bCs/>
            <w:sz w:val="24"/>
            <w:szCs w:val="24"/>
          </w:rPr>
          <w:t xml:space="preserve"> </w:t>
        </w:r>
      </w:ins>
    </w:p>
    <w:p w14:paraId="7DD5FE18" w14:textId="035EFFB8" w:rsidR="006C022B" w:rsidRPr="00240134" w:rsidRDefault="00671862" w:rsidP="00EC5F70">
      <w:pPr>
        <w:ind w:firstLine="360"/>
        <w:jc w:val="left"/>
        <w:rPr>
          <w:rFonts w:ascii="Times New Roman" w:hAnsi="Times New Roman" w:cs="Times New Roman"/>
          <w:b/>
          <w:bCs/>
          <w:sz w:val="24"/>
          <w:szCs w:val="24"/>
        </w:rPr>
      </w:pPr>
      <w:r w:rsidRPr="00240134">
        <w:rPr>
          <w:rFonts w:ascii="Times New Roman" w:eastAsia="Times New Roman" w:hAnsi="Times New Roman" w:cs="Times New Roman"/>
          <w:kern w:val="0"/>
          <w:sz w:val="22"/>
          <w:lang w:val="en-US"/>
        </w:rPr>
        <w:t>This previous thesis aims</w:t>
      </w:r>
      <w:r w:rsidR="006C022B" w:rsidRPr="00240134">
        <w:rPr>
          <w:rFonts w:ascii="Times New Roman" w:eastAsia="Times New Roman" w:hAnsi="Times New Roman" w:cs="Times New Roman"/>
          <w:kern w:val="0"/>
          <w:sz w:val="22"/>
          <w:lang w:val="en-US"/>
        </w:rPr>
        <w:t xml:space="preserve"> to create a CAM system using </w:t>
      </w:r>
      <w:r w:rsidRPr="00240134">
        <w:rPr>
          <w:rFonts w:ascii="Times New Roman" w:eastAsia="Times New Roman" w:hAnsi="Times New Roman" w:cs="Times New Roman"/>
          <w:kern w:val="0"/>
          <w:sz w:val="22"/>
          <w:lang w:val="en-US"/>
        </w:rPr>
        <w:t>Python</w:t>
      </w:r>
      <w:r w:rsidR="006C022B" w:rsidRPr="00240134">
        <w:rPr>
          <w:rFonts w:ascii="Times New Roman" w:eastAsia="Times New Roman" w:hAnsi="Times New Roman" w:cs="Times New Roman"/>
          <w:kern w:val="0"/>
          <w:sz w:val="22"/>
          <w:lang w:val="en-US"/>
        </w:rPr>
        <w:t xml:space="preserve"> to perform incremental forming for discontinuous fiber-reinforced thermoplastics (CFRTP)</w:t>
      </w:r>
      <w:r w:rsidRPr="00240134">
        <w:rPr>
          <w:rFonts w:ascii="Times New Roman" w:eastAsia="Times New Roman" w:hAnsi="Times New Roman" w:cs="Times New Roman"/>
          <w:kern w:val="0"/>
          <w:sz w:val="22"/>
          <w:lang w:val="en-US"/>
        </w:rPr>
        <w:t>. An oil bath heats</w:t>
      </w:r>
      <w:r w:rsidR="006C022B" w:rsidRPr="00240134">
        <w:rPr>
          <w:rFonts w:ascii="Times New Roman" w:eastAsia="Times New Roman" w:hAnsi="Times New Roman" w:cs="Times New Roman"/>
          <w:kern w:val="0"/>
          <w:sz w:val="22"/>
          <w:lang w:val="en-US"/>
        </w:rPr>
        <w:t xml:space="preserve"> the CFRTP to enable incremental forming without molds. The previous researcher </w:t>
      </w:r>
      <w:r w:rsidR="0065211C" w:rsidRPr="00240134">
        <w:rPr>
          <w:rFonts w:ascii="Times New Roman" w:eastAsia="Times New Roman" w:hAnsi="Times New Roman" w:cs="Times New Roman"/>
          <w:kern w:val="0"/>
          <w:sz w:val="22"/>
          <w:lang w:val="en-US"/>
        </w:rPr>
        <w:t>developed</w:t>
      </w:r>
      <w:r w:rsidR="006C022B" w:rsidRPr="00240134">
        <w:rPr>
          <w:rFonts w:ascii="Times New Roman" w:eastAsia="Times New Roman" w:hAnsi="Times New Roman" w:cs="Times New Roman"/>
          <w:kern w:val="0"/>
          <w:sz w:val="22"/>
          <w:lang w:val="en-US"/>
        </w:rPr>
        <w:t xml:space="preserve"> a custom CAM system in Python to generate G-code tool paths from CAD models, targeting low-volume, high-mix production needs. The </w:t>
      </w:r>
      <w:r w:rsidRPr="00240134">
        <w:rPr>
          <w:rFonts w:ascii="Times New Roman" w:eastAsia="Times New Roman" w:hAnsi="Times New Roman" w:cs="Times New Roman"/>
          <w:kern w:val="0"/>
          <w:sz w:val="22"/>
          <w:lang w:val="en-US"/>
        </w:rPr>
        <w:t>Python</w:t>
      </w:r>
      <w:r w:rsidR="006C022B" w:rsidRPr="00240134">
        <w:rPr>
          <w:rFonts w:ascii="Times New Roman" w:eastAsia="Times New Roman" w:hAnsi="Times New Roman" w:cs="Times New Roman"/>
          <w:kern w:val="0"/>
          <w:sz w:val="22"/>
          <w:lang w:val="en-US"/>
        </w:rPr>
        <w:t xml:space="preserve"> code can be seen in the next section.</w:t>
      </w:r>
    </w:p>
    <w:p w14:paraId="1581E704" w14:textId="06786A2E" w:rsidR="006C022B" w:rsidRPr="00240134" w:rsidRDefault="006C022B" w:rsidP="00EC5F70">
      <w:pPr>
        <w:widowControl w:val="0"/>
        <w:ind w:firstLine="360"/>
        <w:jc w:val="left"/>
        <w:rPr>
          <w:rFonts w:ascii="Times New Roman" w:eastAsia="Times New Roman" w:hAnsi="Times New Roman" w:cs="Times New Roman"/>
          <w:kern w:val="0"/>
          <w:sz w:val="22"/>
          <w:lang w:val="en-US"/>
        </w:rPr>
      </w:pPr>
      <w:r w:rsidRPr="00240134">
        <w:rPr>
          <w:rFonts w:ascii="Times New Roman" w:eastAsia="Times New Roman" w:hAnsi="Times New Roman" w:cs="Times New Roman"/>
          <w:kern w:val="0"/>
          <w:sz w:val="22"/>
          <w:lang w:val="en-US"/>
        </w:rPr>
        <w:t>The study addresses challenges with traditional manufacturing</w:t>
      </w:r>
      <w:r w:rsidR="00671862" w:rsidRPr="00240134">
        <w:rPr>
          <w:rFonts w:ascii="Times New Roman" w:eastAsia="Times New Roman" w:hAnsi="Times New Roman" w:cs="Times New Roman"/>
          <w:kern w:val="0"/>
          <w:sz w:val="22"/>
          <w:lang w:val="en-US"/>
        </w:rPr>
        <w:t>, such as high mold costs and limited flexibility, especially in forming thin shell components. It introduces a cost-effective alternative that combines material heating via an oil bath with</w:t>
      </w:r>
      <w:r w:rsidRPr="00240134">
        <w:rPr>
          <w:rFonts w:ascii="Times New Roman" w:eastAsia="Times New Roman" w:hAnsi="Times New Roman" w:cs="Times New Roman"/>
          <w:kern w:val="0"/>
          <w:sz w:val="22"/>
          <w:lang w:val="en-US"/>
        </w:rPr>
        <w:t xml:space="preserve"> open-source digital toolpath generation.</w:t>
      </w:r>
    </w:p>
    <w:p w14:paraId="448C3AE7" w14:textId="77777777" w:rsidR="00DC76BD" w:rsidRPr="00240134" w:rsidRDefault="00DC76BD" w:rsidP="00EC5F70">
      <w:pPr>
        <w:widowControl w:val="0"/>
        <w:ind w:firstLine="360"/>
        <w:jc w:val="left"/>
        <w:rPr>
          <w:rFonts w:ascii="Times New Roman" w:hAnsi="Times New Roman" w:cs="Times New Roman"/>
          <w:b/>
          <w:bCs/>
          <w:sz w:val="24"/>
          <w:szCs w:val="24"/>
        </w:rPr>
      </w:pPr>
    </w:p>
    <w:p w14:paraId="33884784" w14:textId="77777777" w:rsidR="006C022B" w:rsidRPr="00240134" w:rsidRDefault="006C022B" w:rsidP="005856AD">
      <w:pPr>
        <w:pStyle w:val="ListParagraph"/>
        <w:numPr>
          <w:ilvl w:val="2"/>
          <w:numId w:val="10"/>
        </w:numPr>
        <w:jc w:val="left"/>
        <w:rPr>
          <w:rFonts w:ascii="Times New Roman" w:hAnsi="Times New Roman" w:cs="Times New Roman"/>
          <w:b/>
          <w:bCs/>
          <w:sz w:val="24"/>
          <w:szCs w:val="24"/>
        </w:rPr>
      </w:pPr>
      <w:r w:rsidRPr="00240134">
        <w:rPr>
          <w:rFonts w:ascii="Times New Roman" w:hAnsi="Times New Roman" w:cs="Times New Roman"/>
          <w:b/>
          <w:bCs/>
          <w:sz w:val="24"/>
          <w:szCs w:val="24"/>
        </w:rPr>
        <w:t>CAM and CAD system</w:t>
      </w:r>
    </w:p>
    <w:p w14:paraId="0E2C5C3D" w14:textId="7792A41D" w:rsidR="006C022B" w:rsidRPr="00240134" w:rsidRDefault="006C022B" w:rsidP="00EC5F70">
      <w:pPr>
        <w:ind w:firstLine="360"/>
        <w:jc w:val="left"/>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The CAM system </w:t>
      </w:r>
      <w:r w:rsidR="00671862" w:rsidRPr="00240134">
        <w:rPr>
          <w:rFonts w:ascii="Times New Roman" w:hAnsi="Times New Roman" w:cs="Times New Roman"/>
          <w:sz w:val="22"/>
          <w:szCs w:val="24"/>
          <w:lang w:val="en-US"/>
        </w:rPr>
        <w:t>achieved</w:t>
      </w:r>
      <w:r w:rsidRPr="00240134">
        <w:rPr>
          <w:rFonts w:ascii="Times New Roman" w:hAnsi="Times New Roman" w:cs="Times New Roman"/>
          <w:sz w:val="22"/>
          <w:szCs w:val="24"/>
          <w:lang w:val="en-US"/>
        </w:rPr>
        <w:t xml:space="preserve"> three goals</w:t>
      </w:r>
      <w:r w:rsidR="00671862" w:rsidRPr="00240134">
        <w:rPr>
          <w:rFonts w:ascii="Times New Roman" w:hAnsi="Times New Roman" w:cs="Times New Roman"/>
          <w:sz w:val="22"/>
          <w:szCs w:val="24"/>
          <w:lang w:val="en-US"/>
        </w:rPr>
        <w:t xml:space="preserve">: to read STL files from Creo Parametric 4.0, extract 3D point clouds of target shapes, and create a tool path in G-code. The code </w:t>
      </w:r>
      <w:r w:rsidR="00566653" w:rsidRPr="00240134">
        <w:rPr>
          <w:rFonts w:ascii="Times New Roman" w:hAnsi="Times New Roman" w:cs="Times New Roman"/>
          <w:sz w:val="22"/>
          <w:szCs w:val="24"/>
          <w:lang w:val="en-US"/>
        </w:rPr>
        <w:t>uses</w:t>
      </w:r>
      <w:r w:rsidR="00671862" w:rsidRPr="00240134">
        <w:rPr>
          <w:rFonts w:ascii="Times New Roman" w:hAnsi="Times New Roman" w:cs="Times New Roman"/>
          <w:sz w:val="22"/>
          <w:szCs w:val="24"/>
          <w:lang w:val="en-US"/>
        </w:rPr>
        <w:t xml:space="preserve"> Python libraries, as seen in Figure X, to make a point cloud from the STL file. It converts the clouds into layers by Z-height and</w:t>
      </w:r>
      <w:r w:rsidRPr="00240134">
        <w:rPr>
          <w:rFonts w:ascii="Times New Roman" w:hAnsi="Times New Roman" w:cs="Times New Roman"/>
          <w:sz w:val="22"/>
          <w:szCs w:val="24"/>
          <w:lang w:val="en-US"/>
        </w:rPr>
        <w:t xml:space="preserve"> connects the points in each layer by the minimum Euclidean distance. Finally, it takes the coordinates and adds the proper syntax to be used by the CNC machines.</w:t>
      </w:r>
    </w:p>
    <w:p w14:paraId="0FDE0E13" w14:textId="1F20B9F6" w:rsidR="00193A32" w:rsidRPr="00240134" w:rsidRDefault="00193A32" w:rsidP="00B00388">
      <w:pPr>
        <w:spacing w:after="160"/>
        <w:ind w:firstLine="360"/>
        <w:jc w:val="left"/>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The </w:t>
      </w:r>
      <w:r w:rsidR="00624803" w:rsidRPr="00240134">
        <w:rPr>
          <w:rFonts w:ascii="Times New Roman" w:hAnsi="Times New Roman" w:cs="Times New Roman"/>
          <w:sz w:val="22"/>
          <w:szCs w:val="24"/>
          <w:lang w:val="en-US"/>
        </w:rPr>
        <w:t xml:space="preserve">Shape </w:t>
      </w:r>
      <w:r w:rsidR="00671862" w:rsidRPr="00240134">
        <w:rPr>
          <w:rFonts w:ascii="Times New Roman" w:hAnsi="Times New Roman" w:cs="Times New Roman"/>
          <w:sz w:val="22"/>
          <w:szCs w:val="24"/>
          <w:lang w:val="en-US"/>
        </w:rPr>
        <w:t>created in Creo was a truncated cone with varying dimensions. The radius of the shape ranges from 20, 30, and 40 mm, and similarly, the wall angle is 30°, 40°, and 50°, and the pitch or resolution of the STL is</w:t>
      </w:r>
      <w:r w:rsidR="005E1197" w:rsidRPr="00240134">
        <w:rPr>
          <w:rFonts w:ascii="Times New Roman" w:hAnsi="Times New Roman" w:cs="Times New Roman"/>
          <w:sz w:val="22"/>
          <w:szCs w:val="24"/>
          <w:lang w:val="en-US"/>
        </w:rPr>
        <w:t xml:space="preserve"> 1. The d</w:t>
      </w:r>
      <w:r w:rsidRPr="00240134">
        <w:rPr>
          <w:rFonts w:ascii="Times New Roman" w:hAnsi="Times New Roman" w:cs="Times New Roman"/>
          <w:sz w:val="22"/>
          <w:szCs w:val="24"/>
          <w:lang w:val="en-US"/>
        </w:rPr>
        <w:t xml:space="preserve">imensions </w:t>
      </w:r>
      <w:r w:rsidR="0047081C" w:rsidRPr="00240134">
        <w:rPr>
          <w:rFonts w:ascii="Times New Roman" w:hAnsi="Times New Roman" w:cs="Times New Roman"/>
          <w:sz w:val="22"/>
          <w:szCs w:val="24"/>
          <w:lang w:val="en-US"/>
        </w:rPr>
        <w:t xml:space="preserve">were </w:t>
      </w:r>
      <w:r w:rsidRPr="00240134">
        <w:rPr>
          <w:rFonts w:ascii="Times New Roman" w:hAnsi="Times New Roman" w:cs="Times New Roman"/>
          <w:sz w:val="22"/>
          <w:szCs w:val="24"/>
          <w:lang w:val="en-US"/>
        </w:rPr>
        <w:t>selected to match the working area and limitations of the experimental setup.</w:t>
      </w:r>
      <w:r w:rsidR="0047081C" w:rsidRPr="00240134">
        <w:rPr>
          <w:rFonts w:ascii="Times New Roman" w:hAnsi="Times New Roman" w:cs="Times New Roman"/>
          <w:sz w:val="22"/>
          <w:szCs w:val="24"/>
          <w:lang w:val="en-US"/>
        </w:rPr>
        <w:t xml:space="preserve"> </w:t>
      </w:r>
      <w:r w:rsidRPr="00240134">
        <w:rPr>
          <w:rFonts w:ascii="Times New Roman" w:hAnsi="Times New Roman" w:cs="Times New Roman"/>
          <w:sz w:val="22"/>
          <w:szCs w:val="24"/>
          <w:lang w:val="en-US"/>
        </w:rPr>
        <w:t xml:space="preserve">The shape </w:t>
      </w:r>
      <w:r w:rsidR="0047081C" w:rsidRPr="00240134">
        <w:rPr>
          <w:rFonts w:ascii="Times New Roman" w:hAnsi="Times New Roman" w:cs="Times New Roman"/>
          <w:sz w:val="22"/>
          <w:szCs w:val="24"/>
          <w:lang w:val="en-US"/>
        </w:rPr>
        <w:t xml:space="preserve">was chosen because it </w:t>
      </w:r>
      <w:r w:rsidR="00EC5F70" w:rsidRPr="00240134">
        <w:rPr>
          <w:rFonts w:ascii="Times New Roman" w:hAnsi="Times New Roman" w:cs="Times New Roman"/>
          <w:sz w:val="22"/>
          <w:szCs w:val="24"/>
          <w:lang w:val="en-US"/>
        </w:rPr>
        <w:t xml:space="preserve">is </w:t>
      </w:r>
      <w:r w:rsidR="00566653" w:rsidRPr="00240134">
        <w:rPr>
          <w:rFonts w:ascii="Times New Roman" w:hAnsi="Times New Roman" w:cs="Times New Roman"/>
          <w:sz w:val="22"/>
          <w:szCs w:val="24"/>
          <w:lang w:val="en-US"/>
        </w:rPr>
        <w:t xml:space="preserve">good </w:t>
      </w:r>
      <w:r w:rsidR="00EC5F70" w:rsidRPr="00240134">
        <w:rPr>
          <w:rFonts w:ascii="Times New Roman" w:hAnsi="Times New Roman" w:cs="Times New Roman"/>
          <w:sz w:val="22"/>
          <w:szCs w:val="24"/>
          <w:lang w:val="en-US"/>
        </w:rPr>
        <w:t xml:space="preserve">for </w:t>
      </w:r>
      <w:r w:rsidR="00566653" w:rsidRPr="00240134">
        <w:rPr>
          <w:rFonts w:ascii="Times New Roman" w:hAnsi="Times New Roman" w:cs="Times New Roman"/>
          <w:sz w:val="22"/>
          <w:szCs w:val="24"/>
          <w:lang w:val="en-US"/>
        </w:rPr>
        <w:t>proof</w:t>
      </w:r>
      <w:r w:rsidR="00EC5F70" w:rsidRPr="00240134">
        <w:rPr>
          <w:rFonts w:ascii="Times New Roman" w:hAnsi="Times New Roman" w:cs="Times New Roman"/>
          <w:sz w:val="22"/>
          <w:szCs w:val="24"/>
          <w:lang w:val="en-US"/>
        </w:rPr>
        <w:t xml:space="preserve"> of concept, </w:t>
      </w:r>
      <w:r w:rsidRPr="00240134">
        <w:rPr>
          <w:rFonts w:ascii="Times New Roman" w:hAnsi="Times New Roman" w:cs="Times New Roman"/>
          <w:sz w:val="22"/>
          <w:szCs w:val="24"/>
          <w:lang w:val="en-US"/>
        </w:rPr>
        <w:t>especially for plastic deformation layering.</w:t>
      </w:r>
    </w:p>
    <w:p w14:paraId="6EBE0F5F" w14:textId="77777777" w:rsidR="00B00388" w:rsidRPr="00240134" w:rsidRDefault="00B00388">
      <w:pPr>
        <w:rPr>
          <w:rFonts w:ascii="Times New Roman" w:hAnsi="Times New Roman" w:cs="Times New Roman"/>
          <w:sz w:val="22"/>
          <w:szCs w:val="24"/>
          <w:lang w:val="en-US"/>
        </w:rPr>
      </w:pPr>
      <w:r w:rsidRPr="00240134">
        <w:rPr>
          <w:rFonts w:ascii="Times New Roman" w:hAnsi="Times New Roman" w:cs="Times New Roman"/>
          <w:sz w:val="22"/>
          <w:szCs w:val="24"/>
          <w:lang w:val="en-US"/>
        </w:rPr>
        <w:br w:type="page"/>
      </w:r>
    </w:p>
    <w:p w14:paraId="1CACBDD8" w14:textId="63C69A0A" w:rsidR="008F54DA" w:rsidRPr="00240134" w:rsidRDefault="00E26255" w:rsidP="008F54DA">
      <w:pPr>
        <w:rPr>
          <w:rFonts w:ascii="Times New Roman" w:hAnsi="Times New Roman" w:cs="Times New Roman"/>
          <w:szCs w:val="21"/>
          <w:lang w:val="en-US"/>
        </w:rPr>
      </w:pPr>
      <w:commentRangeStart w:id="24"/>
      <w:commentRangeStart w:id="25"/>
      <w:commentRangeEnd w:id="24"/>
      <w:r w:rsidRPr="00240134">
        <w:rPr>
          <w:rStyle w:val="CommentReference"/>
          <w:rFonts w:ascii="Times New Roman" w:hAnsi="Times New Roman" w:cs="Times New Roman"/>
        </w:rPr>
        <w:lastRenderedPageBreak/>
        <w:commentReference w:id="24"/>
      </w:r>
      <w:commentRangeEnd w:id="25"/>
      <w:r w:rsidR="007B1F34" w:rsidRPr="00240134">
        <w:rPr>
          <w:rStyle w:val="CommentReference"/>
          <w:rFonts w:ascii="Times New Roman" w:hAnsi="Times New Roman" w:cs="Times New Roman"/>
        </w:rPr>
        <w:commentReference w:id="25"/>
      </w:r>
      <w:r w:rsidR="008F54DA" w:rsidRPr="00240134">
        <w:rPr>
          <w:rFonts w:ascii="Times New Roman" w:hAnsi="Times New Roman" w:cs="Times New Roman"/>
          <w:szCs w:val="21"/>
          <w:lang w:val="en-US"/>
        </w:rPr>
        <w:t>import pyvista as pv</w:t>
      </w:r>
    </w:p>
    <w:p w14:paraId="29FBD6E5"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 xml:space="preserve">import csv </w:t>
      </w:r>
    </w:p>
    <w:p w14:paraId="3D6FD759"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 xml:space="preserve">import pandas as pd </w:t>
      </w:r>
    </w:p>
    <w:p w14:paraId="06A5481A"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import numpy as np</w:t>
      </w:r>
    </w:p>
    <w:p w14:paraId="0DCBCDF6" w14:textId="77777777" w:rsidR="008F54DA" w:rsidRPr="00240134" w:rsidRDefault="008F54DA" w:rsidP="008F54DA">
      <w:pPr>
        <w:rPr>
          <w:rFonts w:ascii="Times New Roman" w:hAnsi="Times New Roman" w:cs="Times New Roman"/>
          <w:szCs w:val="21"/>
          <w:lang w:val="en-US"/>
        </w:rPr>
      </w:pPr>
    </w:p>
    <w:p w14:paraId="5EA918E7"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mesh = pv.read('test_piece_3.stl')  # Load the STL file and name it "mesh"</w:t>
      </w:r>
    </w:p>
    <w:p w14:paraId="182D3B26" w14:textId="49770C10"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points = mesh.</w:t>
      </w:r>
      <w:r w:rsidR="00671862" w:rsidRPr="00240134">
        <w:rPr>
          <w:rFonts w:ascii="Times New Roman" w:hAnsi="Times New Roman" w:cs="Times New Roman"/>
          <w:szCs w:val="21"/>
          <w:lang w:val="en-US"/>
        </w:rPr>
        <w:t xml:space="preserve"> </w:t>
      </w:r>
      <w:r w:rsidRPr="00240134">
        <w:rPr>
          <w:rFonts w:ascii="Times New Roman" w:hAnsi="Times New Roman" w:cs="Times New Roman"/>
          <w:szCs w:val="21"/>
          <w:lang w:val="en-US"/>
        </w:rPr>
        <w:t>points  # Get the point cloud from "mesh"</w:t>
      </w:r>
    </w:p>
    <w:p w14:paraId="1A42E37E"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with open('dots.csv', 'w') as f:  # Create a new CSV file</w:t>
      </w:r>
    </w:p>
    <w:p w14:paraId="131E2594"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 xml:space="preserve">    writer = csv.writer(f)  # Set to write mode</w:t>
      </w:r>
    </w:p>
    <w:p w14:paraId="06945937"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 xml:space="preserve">    writer.writerows(points)  # Write the point cloud</w:t>
      </w:r>
    </w:p>
    <w:p w14:paraId="042F3A2C" w14:textId="77777777" w:rsidR="008F54DA" w:rsidRPr="00240134" w:rsidRDefault="008F54DA" w:rsidP="008F54DA">
      <w:pPr>
        <w:rPr>
          <w:rFonts w:ascii="Times New Roman" w:hAnsi="Times New Roman" w:cs="Times New Roman"/>
          <w:szCs w:val="21"/>
          <w:lang w:val="en-US"/>
        </w:rPr>
      </w:pPr>
    </w:p>
    <w:p w14:paraId="22D75D63"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df = pd.read_csv('dots.csv')  # Open the CSV file with pandas</w:t>
      </w:r>
    </w:p>
    <w:p w14:paraId="3B2669AB"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df = df.dropna()  # Remove blank rows</w:t>
      </w:r>
    </w:p>
    <w:p w14:paraId="4BB0A2A2"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df = df.set_axis(['x', 'y', 'z'], axis='columns')  # Label columns as x, y, z (with space for row numbers)</w:t>
      </w:r>
    </w:p>
    <w:p w14:paraId="525BEEB4"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 xml:space="preserve">maxi = df['z'].max() </w:t>
      </w:r>
    </w:p>
    <w:p w14:paraId="2BE13EAB"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 xml:space="preserve">mini = df['z'].min() </w:t>
      </w:r>
    </w:p>
    <w:p w14:paraId="7B2DE056"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df = df[df['z'] &gt; mini + 0.01]  # Remove the bottom plane</w:t>
      </w:r>
    </w:p>
    <w:p w14:paraId="2A04489E"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df.to_csv('dots.csv')  # Overwrite the CSV file</w:t>
      </w:r>
    </w:p>
    <w:p w14:paraId="0162952B"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df = pd.read_csv('dots.csv')  # Re-open the CSV file with pandas</w:t>
      </w:r>
    </w:p>
    <w:p w14:paraId="3E0135D6"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ll = [0, 0, 0]  # Specify that this is a 3-dimensional numeric array</w:t>
      </w:r>
    </w:p>
    <w:p w14:paraId="54D75EC9" w14:textId="77777777" w:rsidR="008F54DA" w:rsidRPr="00240134" w:rsidRDefault="008F54DA" w:rsidP="008F54DA">
      <w:pPr>
        <w:rPr>
          <w:rFonts w:ascii="Times New Roman" w:hAnsi="Times New Roman" w:cs="Times New Roman"/>
          <w:szCs w:val="21"/>
          <w:lang w:val="en-US"/>
        </w:rPr>
      </w:pPr>
      <w:r w:rsidRPr="00240134">
        <w:rPr>
          <w:rFonts w:ascii="Times New Roman" w:hAnsi="Times New Roman" w:cs="Times New Roman"/>
          <w:szCs w:val="21"/>
          <w:lang w:val="en-US"/>
        </w:rPr>
        <w:t>pp = [0, 0, 200]  # Set a hypothetical initial tool position</w:t>
      </w:r>
    </w:p>
    <w:p w14:paraId="189D40AB" w14:textId="77777777" w:rsidR="008F54DA" w:rsidRPr="00240134" w:rsidRDefault="008F54DA" w:rsidP="008F54DA">
      <w:pPr>
        <w:rPr>
          <w:rFonts w:ascii="Times New Roman" w:hAnsi="Times New Roman" w:cs="Times New Roman"/>
          <w:szCs w:val="21"/>
          <w:lang w:val="en-US"/>
        </w:rPr>
      </w:pPr>
    </w:p>
    <w:p w14:paraId="3C7E0846" w14:textId="1D25217F" w:rsidR="00C157DB" w:rsidRPr="00240134" w:rsidRDefault="00C157DB" w:rsidP="008F54DA">
      <w:pPr>
        <w:jc w:val="center"/>
        <w:rPr>
          <w:rFonts w:ascii="Times New Roman" w:hAnsi="Times New Roman" w:cs="Times New Roman"/>
          <w:szCs w:val="21"/>
          <w:lang w:val="en-US"/>
        </w:rPr>
      </w:pPr>
      <w:r w:rsidRPr="00240134">
        <w:rPr>
          <w:rFonts w:ascii="Times New Roman" w:hAnsi="Times New Roman" w:cs="Times New Roman"/>
          <w:szCs w:val="21"/>
          <w:lang w:val="en-US"/>
        </w:rPr>
        <w:t xml:space="preserve">Figure </w:t>
      </w:r>
      <w:r w:rsidR="00360D7A" w:rsidRPr="00240134">
        <w:rPr>
          <w:rFonts w:ascii="Times New Roman" w:hAnsi="Times New Roman" w:cs="Times New Roman"/>
          <w:szCs w:val="21"/>
          <w:lang w:val="en-US"/>
        </w:rPr>
        <w:t>2.</w:t>
      </w:r>
      <w:r w:rsidR="0075615C" w:rsidRPr="00240134">
        <w:rPr>
          <w:rFonts w:ascii="Times New Roman" w:hAnsi="Times New Roman" w:cs="Times New Roman"/>
          <w:szCs w:val="21"/>
          <w:lang w:val="en-US"/>
        </w:rPr>
        <w:t>6</w:t>
      </w:r>
      <w:r w:rsidR="00360D7A" w:rsidRPr="00240134">
        <w:rPr>
          <w:rFonts w:ascii="Times New Roman" w:hAnsi="Times New Roman" w:cs="Times New Roman"/>
          <w:szCs w:val="21"/>
          <w:lang w:val="en-US"/>
        </w:rPr>
        <w:t>:</w:t>
      </w:r>
      <w:r w:rsidRPr="00240134">
        <w:rPr>
          <w:rFonts w:ascii="Times New Roman" w:hAnsi="Times New Roman" w:cs="Times New Roman"/>
          <w:szCs w:val="21"/>
          <w:lang w:val="en-US"/>
        </w:rPr>
        <w:t xml:space="preserve"> Initial setup</w:t>
      </w:r>
    </w:p>
    <w:p w14:paraId="088B9958" w14:textId="77777777" w:rsidR="00DC19A7" w:rsidRPr="00240134" w:rsidRDefault="00DC19A7" w:rsidP="00DC19A7">
      <w:pPr>
        <w:rPr>
          <w:rFonts w:ascii="Times New Roman" w:hAnsi="Times New Roman" w:cs="Times New Roman"/>
          <w:sz w:val="22"/>
          <w:szCs w:val="24"/>
          <w:lang w:val="en-US"/>
        </w:rPr>
      </w:pPr>
    </w:p>
    <w:p w14:paraId="3BF0ECA1"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while len(df) &gt; 0:</w:t>
      </w:r>
    </w:p>
    <w:p w14:paraId="24B2AE2A"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s = df['z'].max()  # Find the maximum value along the z-axis</w:t>
      </w:r>
    </w:p>
    <w:p w14:paraId="75D03448"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df_z = df[df['z'] == s]</w:t>
      </w:r>
    </w:p>
    <w:p w14:paraId="4F72A2BE"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df_z.to_csv('layer.csv')</w:t>
      </w:r>
    </w:p>
    <w:p w14:paraId="7BDA4523"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df_z = pd.read_csv('layer.csv')</w:t>
      </w:r>
    </w:p>
    <w:p w14:paraId="7F9B420D"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df_z = df_z.drop(df_z.columns[[0, 1]], axis=1)</w:t>
      </w:r>
    </w:p>
    <w:p w14:paraId="0241F41F"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lastRenderedPageBreak/>
        <w:t xml:space="preserve">    df_z.to_csv('layer.csv')</w:t>
      </w:r>
    </w:p>
    <w:p w14:paraId="373F056E"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p = df_z['z'].idxmax()  # Maximum value on the z-axis, starting from this point for processing</w:t>
      </w:r>
    </w:p>
    <w:p w14:paraId="07C02156"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 = np.loadtxt('layer.csv', delimiter=',', dtype='float64', skiprows=1, usecols=[1, 2, 3])  # Convert from CSV to ndarray</w:t>
      </w:r>
    </w:p>
    <w:p w14:paraId="70CB9896"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n = len(df_z)  # Get total number in df</w:t>
      </w:r>
    </w:p>
    <w:p w14:paraId="4DA9A31C"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c = 0 </w:t>
      </w:r>
    </w:p>
    <w:p w14:paraId="7FE3434F"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if n == 1:</w:t>
      </w:r>
    </w:p>
    <w:p w14:paraId="4C9A1B3E"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pp = l</w:t>
      </w:r>
    </w:p>
    <w:p w14:paraId="4F1408F1"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ltp = [0, 0, 0]  # Tool path design order</w:t>
      </w:r>
    </w:p>
    <w:p w14:paraId="4EA7E336"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if n &gt; 1:</w:t>
      </w:r>
    </w:p>
    <w:p w14:paraId="19C46A68"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while n &gt; 0:</w:t>
      </w:r>
    </w:p>
    <w:p w14:paraId="1F32DED1"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j = 0 </w:t>
      </w:r>
    </w:p>
    <w:p w14:paraId="7D9AB2E4"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ld = [] </w:t>
      </w:r>
    </w:p>
    <w:p w14:paraId="32CDD329"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if c == 3:</w:t>
      </w:r>
    </w:p>
    <w:p w14:paraId="1D2A88F7"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 = np.vstack([l, llk]) </w:t>
      </w:r>
    </w:p>
    <w:p w14:paraId="03D520A2"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n = n + 1</w:t>
      </w:r>
    </w:p>
    <w:p w14:paraId="2251A378"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while j &lt; n:</w:t>
      </w:r>
    </w:p>
    <w:p w14:paraId="30F90A69"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ld.append(np.linalg.norm(pp - l[j]))  # Calculate and list distances from p</w:t>
      </w:r>
    </w:p>
    <w:p w14:paraId="5D11337D"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j += 1</w:t>
      </w:r>
    </w:p>
    <w:p w14:paraId="77F117FA"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k = ld.index(min(ld))  # Index of the smallest value in ld</w:t>
      </w:r>
    </w:p>
    <w:p w14:paraId="7731BC4A"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lk = l[k]  # Array at the index of the smallest value in l</w:t>
      </w:r>
    </w:p>
    <w:p w14:paraId="4A11676E"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ltp = np.vstack([ltp, lk])  # Add lk vertically as an array to ltp</w:t>
      </w:r>
    </w:p>
    <w:p w14:paraId="18B9CD3E"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if c == 0:</w:t>
      </w:r>
    </w:p>
    <w:p w14:paraId="2B0374AE"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llk = lk </w:t>
      </w:r>
    </w:p>
    <w:p w14:paraId="3E9FF0AE"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ld.pop(k)  # Delete the k-th element in ld</w:t>
      </w:r>
    </w:p>
    <w:p w14:paraId="18E12944"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 = np.delete(l, k, 0)  # Delete the k-th row in l</w:t>
      </w:r>
    </w:p>
    <w:p w14:paraId="10F8D851"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n -= 1  # Reduce n by one</w:t>
      </w:r>
    </w:p>
    <w:p w14:paraId="358F6143"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pp = lk  # Set next p as the current k</w:t>
      </w:r>
    </w:p>
    <w:p w14:paraId="589305E7"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c += 1</w:t>
      </w:r>
    </w:p>
    <w:p w14:paraId="1B566276"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ltp = np.delete(ltp, 0, 0) </w:t>
      </w:r>
    </w:p>
    <w:p w14:paraId="5C0BFFCA"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lastRenderedPageBreak/>
        <w:t xml:space="preserve">        ll = np.vstack([ll, ltp])</w:t>
      </w:r>
    </w:p>
    <w:p w14:paraId="5360C7B1"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else:</w:t>
      </w:r>
    </w:p>
    <w:p w14:paraId="42D9ACF0"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ltp = np.delete(ltp, 0, 0) </w:t>
      </w:r>
    </w:p>
    <w:p w14:paraId="33CC52A6"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ll = np.vstack([ll, l]) #Transform df to remaining layers</w:t>
      </w:r>
    </w:p>
    <w:p w14:paraId="408B6D84"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df=df[df['z']&lt;s]</w:t>
      </w:r>
    </w:p>
    <w:p w14:paraId="3FF5382C"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ll = np.round(ll, 3)  # Round to 3 significant digits</w:t>
      </w:r>
    </w:p>
    <w:p w14:paraId="3D78B3F2" w14:textId="77777777" w:rsidR="00DC19A7" w:rsidRPr="00240134" w:rsidRDefault="00DC19A7" w:rsidP="00DC19A7">
      <w:pPr>
        <w:rPr>
          <w:rFonts w:ascii="Times New Roman" w:hAnsi="Times New Roman" w:cs="Times New Roman"/>
          <w:sz w:val="22"/>
          <w:szCs w:val="24"/>
          <w:lang w:val="en-US"/>
        </w:rPr>
      </w:pPr>
    </w:p>
    <w:p w14:paraId="5A9C1B16" w14:textId="00F4AD40" w:rsidR="00DC19A7" w:rsidRPr="00240134" w:rsidRDefault="00671862"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With</w:t>
      </w:r>
      <w:r w:rsidR="00DC19A7" w:rsidRPr="00240134">
        <w:rPr>
          <w:rFonts w:ascii="Times New Roman" w:hAnsi="Times New Roman" w:cs="Times New Roman"/>
          <w:sz w:val="22"/>
          <w:szCs w:val="24"/>
          <w:lang w:val="en-US"/>
        </w:rPr>
        <w:t xml:space="preserve"> open('toolpath.csv', 'w') as f: </w:t>
      </w:r>
    </w:p>
    <w:p w14:paraId="31C80278" w14:textId="77777777" w:rsidR="00DC19A7"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writer = csv.writer(f) </w:t>
      </w:r>
    </w:p>
    <w:p w14:paraId="2D7F62BB" w14:textId="61138983" w:rsidR="00FC7BDB" w:rsidRPr="00240134" w:rsidRDefault="00DC19A7" w:rsidP="00DC19A7">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writer.writerows(ll)  # Save ll to CSV</w:t>
      </w:r>
    </w:p>
    <w:p w14:paraId="34379771" w14:textId="3BC4D0B1" w:rsidR="002F64C2" w:rsidRPr="00240134" w:rsidRDefault="002F64C2" w:rsidP="00EC5F70">
      <w:pPr>
        <w:jc w:val="center"/>
        <w:rPr>
          <w:rFonts w:ascii="Times New Roman" w:hAnsi="Times New Roman" w:cs="Times New Roman"/>
          <w:szCs w:val="21"/>
          <w:lang w:val="en-US"/>
        </w:rPr>
      </w:pPr>
      <w:r w:rsidRPr="00240134">
        <w:rPr>
          <w:rFonts w:ascii="Times New Roman" w:hAnsi="Times New Roman" w:cs="Times New Roman"/>
          <w:szCs w:val="21"/>
          <w:lang w:val="en-US"/>
        </w:rPr>
        <w:t xml:space="preserve">Figure </w:t>
      </w:r>
      <w:r w:rsidR="00282A7B" w:rsidRPr="00240134">
        <w:rPr>
          <w:rFonts w:ascii="Times New Roman" w:hAnsi="Times New Roman" w:cs="Times New Roman"/>
          <w:szCs w:val="21"/>
          <w:lang w:val="en-US"/>
        </w:rPr>
        <w:t>2.</w:t>
      </w:r>
      <w:r w:rsidR="001879DC" w:rsidRPr="00240134">
        <w:rPr>
          <w:rFonts w:ascii="Times New Roman" w:hAnsi="Times New Roman" w:cs="Times New Roman"/>
          <w:szCs w:val="21"/>
          <w:lang w:val="en-US"/>
        </w:rPr>
        <w:t>7</w:t>
      </w:r>
      <w:r w:rsidR="00C5435A" w:rsidRPr="00240134">
        <w:rPr>
          <w:rFonts w:ascii="Times New Roman" w:hAnsi="Times New Roman" w:cs="Times New Roman"/>
          <w:szCs w:val="21"/>
          <w:lang w:val="en-US"/>
        </w:rPr>
        <w:t>:</w:t>
      </w:r>
      <w:r w:rsidR="004540DC" w:rsidRPr="00240134">
        <w:rPr>
          <w:rFonts w:ascii="Times New Roman" w:hAnsi="Times New Roman" w:cs="Times New Roman"/>
          <w:szCs w:val="21"/>
          <w:lang w:val="en-US"/>
        </w:rPr>
        <w:t xml:space="preserve"> Toolpath generation</w:t>
      </w:r>
    </w:p>
    <w:p w14:paraId="3192F2A5" w14:textId="77777777" w:rsidR="00D50684" w:rsidRPr="00240134" w:rsidRDefault="00D50684" w:rsidP="00EC5F70">
      <w:pPr>
        <w:jc w:val="center"/>
        <w:rPr>
          <w:rFonts w:ascii="Times New Roman" w:hAnsi="Times New Roman" w:cs="Times New Roman"/>
          <w:szCs w:val="21"/>
          <w:lang w:val="en-US"/>
        </w:rPr>
      </w:pPr>
    </w:p>
    <w:p w14:paraId="110FC0EB"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df_ltp = pd.read_csv('toolpath.csv') </w:t>
      </w:r>
    </w:p>
    <w:p w14:paraId="2468A621"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df_ltp = df_ltp.set_axis(['x', 'y', 'z'], axis='columns') </w:t>
      </w:r>
    </w:p>
    <w:p w14:paraId="5DBA00A6"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df_ltp.to_csv('toolpath.csv')  # Convert to G-code from here</w:t>
      </w:r>
    </w:p>
    <w:p w14:paraId="43B7D724" w14:textId="77777777" w:rsidR="00BF5E6E" w:rsidRPr="00240134" w:rsidRDefault="00BF5E6E" w:rsidP="00BF5E6E">
      <w:pPr>
        <w:rPr>
          <w:rFonts w:ascii="Times New Roman" w:hAnsi="Times New Roman" w:cs="Times New Roman"/>
          <w:sz w:val="22"/>
          <w:szCs w:val="24"/>
          <w:lang w:val="en-US"/>
        </w:rPr>
      </w:pPr>
    </w:p>
    <w:p w14:paraId="7EC55D10"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l = np.loadtxt('toolpath.csv', delimiter=',', dtype='float64', skiprows=1, usecols=[1, 2, 3]) </w:t>
      </w:r>
    </w:p>
    <w:p w14:paraId="7490189C"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lx = l[:, 0]  # 0th column of l</w:t>
      </w:r>
    </w:p>
    <w:p w14:paraId="570D04CB"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ly = l[:, 1]  # 1st column of l</w:t>
      </w:r>
    </w:p>
    <w:p w14:paraId="297DBDC8"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lz = l[:, 2]  # 2nd column of l</w:t>
      </w:r>
    </w:p>
    <w:p w14:paraId="57E679EC" w14:textId="77777777" w:rsidR="00BF5E6E" w:rsidRPr="00240134" w:rsidRDefault="00BF5E6E" w:rsidP="00BF5E6E">
      <w:pPr>
        <w:rPr>
          <w:rFonts w:ascii="Times New Roman" w:hAnsi="Times New Roman" w:cs="Times New Roman"/>
          <w:sz w:val="22"/>
          <w:szCs w:val="24"/>
          <w:lang w:val="en-US"/>
        </w:rPr>
      </w:pPr>
    </w:p>
    <w:p w14:paraId="3FE02B86"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map1 = map(str, lx) </w:t>
      </w:r>
    </w:p>
    <w:p w14:paraId="15F296E3"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lx = list(map1)  # Change data type to string</w:t>
      </w:r>
    </w:p>
    <w:p w14:paraId="169348D3"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map2 = map(str, ly) </w:t>
      </w:r>
    </w:p>
    <w:p w14:paraId="2B5D8FA2"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ly = list(map2)  # Change data type to string</w:t>
      </w:r>
    </w:p>
    <w:p w14:paraId="3F5C108B"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map3 = map(str, lz) </w:t>
      </w:r>
    </w:p>
    <w:p w14:paraId="49F38467"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lz = list(map3)  # Change data type to string</w:t>
      </w:r>
    </w:p>
    <w:p w14:paraId="1E2B5071" w14:textId="77777777" w:rsidR="00BF5E6E" w:rsidRPr="00240134" w:rsidRDefault="00BF5E6E" w:rsidP="00BF5E6E">
      <w:pPr>
        <w:rPr>
          <w:rFonts w:ascii="Times New Roman" w:hAnsi="Times New Roman" w:cs="Times New Roman"/>
          <w:sz w:val="22"/>
          <w:szCs w:val="24"/>
          <w:lang w:val="en-US"/>
        </w:rPr>
      </w:pPr>
    </w:p>
    <w:p w14:paraId="7EB9BD8A"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n = len(df_ltp) </w:t>
      </w:r>
    </w:p>
    <w:p w14:paraId="36A943B4"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for i in range(n): </w:t>
      </w:r>
    </w:p>
    <w:p w14:paraId="169731E0"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lastRenderedPageBreak/>
        <w:t xml:space="preserve">    lx[i] = ('X' + lx[i])  # Add "X" prefix to n coordinates</w:t>
      </w:r>
    </w:p>
    <w:p w14:paraId="41611DEA"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for i in range(n): </w:t>
      </w:r>
    </w:p>
    <w:p w14:paraId="45C5750C"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ly[i] = ('Y' + ly[i])  # Add "Y" prefix to n coordinates</w:t>
      </w:r>
    </w:p>
    <w:p w14:paraId="43281B6F"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for i in range(n): </w:t>
      </w:r>
    </w:p>
    <w:p w14:paraId="74B15580"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    lz[i] = ('Z' + lz[i])  # Add "Z" prefix to n coordinates</w:t>
      </w:r>
    </w:p>
    <w:p w14:paraId="522A0A15" w14:textId="77777777" w:rsidR="00BF5E6E" w:rsidRPr="00240134" w:rsidRDefault="00BF5E6E" w:rsidP="00BF5E6E">
      <w:pPr>
        <w:rPr>
          <w:rFonts w:ascii="Times New Roman" w:hAnsi="Times New Roman" w:cs="Times New Roman"/>
          <w:sz w:val="22"/>
          <w:szCs w:val="24"/>
          <w:lang w:val="en-US"/>
        </w:rPr>
      </w:pPr>
    </w:p>
    <w:p w14:paraId="31D1A7C3"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df_gchord = pd.DataFrame(data={'G': 'G01', 'x': lx, 'y': ly, 'z': lz, 'EOB': ';'})</w:t>
      </w:r>
    </w:p>
    <w:p w14:paraId="531DBF67"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glist = df_gchord.values</w:t>
      </w:r>
    </w:p>
    <w:p w14:paraId="3744AAE9" w14:textId="77777777" w:rsidR="00BF5E6E" w:rsidRPr="00240134" w:rsidRDefault="00BF5E6E" w:rsidP="00BF5E6E">
      <w:pPr>
        <w:rPr>
          <w:rFonts w:ascii="Times New Roman" w:hAnsi="Times New Roman" w:cs="Times New Roman"/>
          <w:sz w:val="22"/>
          <w:szCs w:val="24"/>
          <w:lang w:val="en-US"/>
        </w:rPr>
      </w:pPr>
    </w:p>
    <w:p w14:paraId="605D73FA"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outf = open("Gchord.csv", 'w', newline='') </w:t>
      </w:r>
    </w:p>
    <w:p w14:paraId="7C3714A9"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writer = csv.writer(outf) </w:t>
      </w:r>
    </w:p>
    <w:p w14:paraId="6820853D"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writer.writerows(glist) </w:t>
      </w:r>
    </w:p>
    <w:p w14:paraId="42A45A17"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outf.close() </w:t>
      </w:r>
    </w:p>
    <w:p w14:paraId="3620F188" w14:textId="77777777" w:rsidR="00BF5E6E"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df_g = pd.read_csv('Gchord.csv') </w:t>
      </w:r>
    </w:p>
    <w:p w14:paraId="28DECBB2" w14:textId="77777777" w:rsidR="00BF5E6E" w:rsidRPr="00240134" w:rsidRDefault="00BF5E6E" w:rsidP="00BF5E6E">
      <w:pPr>
        <w:rPr>
          <w:rFonts w:ascii="Times New Roman" w:hAnsi="Times New Roman" w:cs="Times New Roman"/>
          <w:sz w:val="22"/>
          <w:szCs w:val="24"/>
          <w:lang w:val="en-US"/>
        </w:rPr>
      </w:pPr>
    </w:p>
    <w:p w14:paraId="72C5DF29" w14:textId="0639249D" w:rsidR="002F64C2" w:rsidRPr="00240134" w:rsidRDefault="00BF5E6E" w:rsidP="00BF5E6E">
      <w:pPr>
        <w:rPr>
          <w:rFonts w:ascii="Times New Roman" w:hAnsi="Times New Roman" w:cs="Times New Roman"/>
          <w:sz w:val="22"/>
          <w:szCs w:val="24"/>
          <w:lang w:val="en-US"/>
        </w:rPr>
      </w:pPr>
      <w:r w:rsidRPr="00240134">
        <w:rPr>
          <w:rFonts w:ascii="Times New Roman" w:hAnsi="Times New Roman" w:cs="Times New Roman"/>
          <w:sz w:val="22"/>
          <w:szCs w:val="24"/>
          <w:lang w:val="en-US"/>
        </w:rPr>
        <w:t>df_g.to_csv('Gchord.txt', index=False, sep=" ")</w:t>
      </w:r>
    </w:p>
    <w:p w14:paraId="33533B71" w14:textId="77777777" w:rsidR="00BF5E6E" w:rsidRPr="00240134" w:rsidRDefault="00BF5E6E" w:rsidP="00BF5E6E">
      <w:pPr>
        <w:rPr>
          <w:rFonts w:ascii="Times New Roman" w:hAnsi="Times New Roman" w:cs="Times New Roman"/>
          <w:sz w:val="22"/>
          <w:szCs w:val="24"/>
          <w:lang w:val="en-US"/>
        </w:rPr>
      </w:pPr>
    </w:p>
    <w:p w14:paraId="12E2C190" w14:textId="3833AF3B" w:rsidR="00566653" w:rsidRDefault="004540DC" w:rsidP="00D50684">
      <w:pPr>
        <w:jc w:val="center"/>
        <w:rPr>
          <w:rFonts w:ascii="Times New Roman" w:hAnsi="Times New Roman" w:cs="Times New Roman"/>
          <w:szCs w:val="21"/>
          <w:lang w:val="en-US"/>
        </w:rPr>
      </w:pPr>
      <w:commentRangeStart w:id="26"/>
      <w:r w:rsidRPr="00240134">
        <w:rPr>
          <w:rFonts w:ascii="Times New Roman" w:hAnsi="Times New Roman" w:cs="Times New Roman"/>
          <w:szCs w:val="21"/>
          <w:lang w:val="en-US"/>
        </w:rPr>
        <w:t xml:space="preserve">Figure </w:t>
      </w:r>
      <w:r w:rsidR="00282A7B" w:rsidRPr="00240134">
        <w:rPr>
          <w:rFonts w:ascii="Times New Roman" w:hAnsi="Times New Roman" w:cs="Times New Roman"/>
          <w:szCs w:val="21"/>
          <w:lang w:val="en-US"/>
        </w:rPr>
        <w:t>2.</w:t>
      </w:r>
      <w:r w:rsidR="001879DC" w:rsidRPr="00240134">
        <w:rPr>
          <w:rFonts w:ascii="Times New Roman" w:hAnsi="Times New Roman" w:cs="Times New Roman"/>
          <w:szCs w:val="21"/>
          <w:lang w:val="en-US"/>
        </w:rPr>
        <w:t>8</w:t>
      </w:r>
      <w:r w:rsidR="00D50684" w:rsidRPr="00240134">
        <w:rPr>
          <w:rFonts w:ascii="Times New Roman" w:hAnsi="Times New Roman" w:cs="Times New Roman"/>
          <w:szCs w:val="21"/>
          <w:lang w:val="en-US"/>
        </w:rPr>
        <w:t>:</w:t>
      </w:r>
      <w:r w:rsidRPr="00240134">
        <w:rPr>
          <w:rFonts w:ascii="Times New Roman" w:hAnsi="Times New Roman" w:cs="Times New Roman"/>
          <w:szCs w:val="21"/>
          <w:lang w:val="en-US"/>
        </w:rPr>
        <w:t xml:space="preserve"> </w:t>
      </w:r>
      <w:r w:rsidR="00BF5E6E" w:rsidRPr="00240134">
        <w:rPr>
          <w:rFonts w:ascii="Times New Roman" w:hAnsi="Times New Roman" w:cs="Times New Roman"/>
          <w:szCs w:val="21"/>
          <w:lang w:val="en-US"/>
        </w:rPr>
        <w:t xml:space="preserve">G-code conversion and </w:t>
      </w:r>
      <w:r w:rsidR="00CB364C" w:rsidRPr="00240134">
        <w:rPr>
          <w:rFonts w:ascii="Times New Roman" w:hAnsi="Times New Roman" w:cs="Times New Roman"/>
          <w:szCs w:val="21"/>
          <w:lang w:val="en-US"/>
        </w:rPr>
        <w:t>exporting the G-code to a text file.</w:t>
      </w:r>
      <w:commentRangeEnd w:id="26"/>
      <w:r w:rsidR="00846EA4">
        <w:rPr>
          <w:rStyle w:val="CommentReference"/>
        </w:rPr>
        <w:commentReference w:id="26"/>
      </w:r>
    </w:p>
    <w:p w14:paraId="58C3C222" w14:textId="77777777" w:rsidR="0012763D" w:rsidRDefault="0012763D" w:rsidP="00D50684">
      <w:pPr>
        <w:jc w:val="center"/>
        <w:rPr>
          <w:rFonts w:ascii="Times New Roman" w:hAnsi="Times New Roman" w:cs="Times New Roman"/>
          <w:szCs w:val="21"/>
          <w:lang w:val="en-US"/>
        </w:rPr>
      </w:pPr>
    </w:p>
    <w:p w14:paraId="148B9646" w14:textId="77777777" w:rsidR="0012763D" w:rsidRPr="00240134" w:rsidRDefault="0012763D" w:rsidP="00D50684">
      <w:pPr>
        <w:jc w:val="center"/>
        <w:rPr>
          <w:rFonts w:ascii="Times New Roman" w:hAnsi="Times New Roman" w:cs="Times New Roman"/>
          <w:szCs w:val="21"/>
          <w:lang w:val="en-US"/>
        </w:rPr>
      </w:pPr>
    </w:p>
    <w:p w14:paraId="2224113A" w14:textId="46AA6B4A" w:rsidR="003801CB" w:rsidRPr="00240134" w:rsidRDefault="003801CB" w:rsidP="00477F3D">
      <w:pPr>
        <w:spacing w:before="160"/>
        <w:rPr>
          <w:rFonts w:ascii="Times New Roman" w:hAnsi="Times New Roman" w:cs="Times New Roman"/>
          <w:b/>
          <w:bCs/>
          <w:sz w:val="24"/>
          <w:szCs w:val="24"/>
        </w:rPr>
      </w:pPr>
      <w:r w:rsidRPr="00240134">
        <w:rPr>
          <w:rFonts w:ascii="Times New Roman" w:hAnsi="Times New Roman" w:cs="Times New Roman"/>
          <w:b/>
          <w:bCs/>
          <w:sz w:val="24"/>
          <w:szCs w:val="24"/>
        </w:rPr>
        <w:t xml:space="preserve">2.4.3 </w:t>
      </w:r>
      <w:r w:rsidR="00AE228E" w:rsidRPr="00240134">
        <w:rPr>
          <w:rFonts w:ascii="Times New Roman" w:hAnsi="Times New Roman" w:cs="Times New Roman"/>
          <w:b/>
          <w:bCs/>
          <w:sz w:val="24"/>
          <w:szCs w:val="24"/>
        </w:rPr>
        <w:t>Experimental equipment:</w:t>
      </w:r>
    </w:p>
    <w:p w14:paraId="6CE4E1A7" w14:textId="01A0A44F" w:rsidR="00AE228E" w:rsidRPr="00240134" w:rsidRDefault="0032345C" w:rsidP="00F771F1">
      <w:pPr>
        <w:ind w:firstLine="360"/>
        <w:rPr>
          <w:rFonts w:ascii="Times New Roman" w:hAnsi="Times New Roman" w:cs="Times New Roman"/>
          <w:sz w:val="22"/>
          <w:szCs w:val="24"/>
          <w:lang w:val="en-US"/>
        </w:rPr>
      </w:pPr>
      <w:r w:rsidRPr="00240134">
        <w:rPr>
          <w:rFonts w:ascii="Times New Roman" w:hAnsi="Times New Roman" w:cs="Times New Roman"/>
          <w:sz w:val="22"/>
          <w:szCs w:val="24"/>
          <w:lang w:val="en-US"/>
        </w:rPr>
        <w:t>The following equipment was used in the previous research. Most</w:t>
      </w:r>
      <w:r w:rsidR="003D1D11" w:rsidRPr="00240134">
        <w:rPr>
          <w:rFonts w:ascii="Times New Roman" w:hAnsi="Times New Roman" w:cs="Times New Roman"/>
          <w:sz w:val="22"/>
          <w:szCs w:val="24"/>
          <w:lang w:val="en-US"/>
        </w:rPr>
        <w:t xml:space="preserve"> of the materials used in the previous experiment will</w:t>
      </w:r>
      <w:r w:rsidR="00F771F1" w:rsidRPr="00240134">
        <w:rPr>
          <w:rFonts w:ascii="Times New Roman" w:hAnsi="Times New Roman" w:cs="Times New Roman"/>
          <w:sz w:val="22"/>
          <w:szCs w:val="24"/>
          <w:lang w:val="en-US"/>
        </w:rPr>
        <w:t xml:space="preserve"> be used in the research and </w:t>
      </w:r>
      <w:r w:rsidR="00566653" w:rsidRPr="00240134">
        <w:rPr>
          <w:rFonts w:ascii="Times New Roman" w:hAnsi="Times New Roman" w:cs="Times New Roman"/>
          <w:sz w:val="22"/>
          <w:szCs w:val="24"/>
          <w:lang w:val="en-US"/>
        </w:rPr>
        <w:t>explained in more detail later</w:t>
      </w:r>
      <w:r w:rsidR="00F771F1" w:rsidRPr="00240134">
        <w:rPr>
          <w:rFonts w:ascii="Times New Roman" w:hAnsi="Times New Roman" w:cs="Times New Roman"/>
          <w:sz w:val="22"/>
          <w:szCs w:val="24"/>
          <w:lang w:val="en-US"/>
        </w:rPr>
        <w:t>.</w:t>
      </w:r>
    </w:p>
    <w:p w14:paraId="23B1A71A" w14:textId="77777777" w:rsidR="00AE228E" w:rsidRPr="00240134" w:rsidRDefault="00AE228E" w:rsidP="005856AD">
      <w:pPr>
        <w:pStyle w:val="ListParagraph"/>
        <w:numPr>
          <w:ilvl w:val="0"/>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CFRTP sheet (PA6 matrix, 20 wt% carbon fiber)</w:t>
      </w:r>
    </w:p>
    <w:p w14:paraId="7164456B" w14:textId="77777777" w:rsidR="00AE228E" w:rsidRPr="00240134" w:rsidRDefault="00AE228E" w:rsidP="005856AD">
      <w:pPr>
        <w:pStyle w:val="ListParagraph"/>
        <w:numPr>
          <w:ilvl w:val="1"/>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Size: 110 mm × 110 mm × 1 mm</w:t>
      </w:r>
    </w:p>
    <w:p w14:paraId="2EC803D2" w14:textId="77777777" w:rsidR="00AE228E" w:rsidRPr="00240134" w:rsidRDefault="00AE228E" w:rsidP="005856AD">
      <w:pPr>
        <w:pStyle w:val="ListParagraph"/>
        <w:numPr>
          <w:ilvl w:val="1"/>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Dried at 120°C for 24 hours using an ETTAS oven to prevent moisture-induced degradation.</w:t>
      </w:r>
    </w:p>
    <w:p w14:paraId="4A476322" w14:textId="77777777" w:rsidR="00AE228E" w:rsidRPr="00240134" w:rsidRDefault="00AE228E" w:rsidP="005856AD">
      <w:pPr>
        <w:pStyle w:val="ListParagraph"/>
        <w:numPr>
          <w:ilvl w:val="0"/>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Heating Equipment:</w:t>
      </w:r>
    </w:p>
    <w:p w14:paraId="2FB2F302" w14:textId="77777777" w:rsidR="00AE228E" w:rsidRPr="00240134" w:rsidRDefault="00AE228E" w:rsidP="005856AD">
      <w:pPr>
        <w:pStyle w:val="ListParagraph"/>
        <w:numPr>
          <w:ilvl w:val="1"/>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Oil bath: T-22H model (Thomas Scientific)</w:t>
      </w:r>
    </w:p>
    <w:p w14:paraId="7F215D87" w14:textId="77777777" w:rsidR="00AE228E" w:rsidRPr="00240134" w:rsidRDefault="00AE228E" w:rsidP="005856AD">
      <w:pPr>
        <w:pStyle w:val="ListParagraph"/>
        <w:numPr>
          <w:ilvl w:val="2"/>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Temperature range: up to 200°C</w:t>
      </w:r>
    </w:p>
    <w:p w14:paraId="3E0E0106" w14:textId="77777777" w:rsidR="00AE228E" w:rsidRPr="00240134" w:rsidRDefault="00AE228E" w:rsidP="005856AD">
      <w:pPr>
        <w:pStyle w:val="ListParagraph"/>
        <w:numPr>
          <w:ilvl w:val="2"/>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Precision: ±0.2°C (PID controlled)</w:t>
      </w:r>
    </w:p>
    <w:p w14:paraId="3A4A1C1F" w14:textId="77777777" w:rsidR="00AE228E" w:rsidRPr="00240134" w:rsidRDefault="00AE228E" w:rsidP="005856AD">
      <w:pPr>
        <w:pStyle w:val="ListParagraph"/>
        <w:numPr>
          <w:ilvl w:val="2"/>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lastRenderedPageBreak/>
        <w:t>Stirring method: jet circulation</w:t>
      </w:r>
    </w:p>
    <w:p w14:paraId="48259C0A" w14:textId="77777777" w:rsidR="00AE228E" w:rsidRPr="00240134" w:rsidRDefault="00AE228E" w:rsidP="005856AD">
      <w:pPr>
        <w:pStyle w:val="ListParagraph"/>
        <w:numPr>
          <w:ilvl w:val="0"/>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Oil used: KF968 (Shin-Etsu)</w:t>
      </w:r>
    </w:p>
    <w:p w14:paraId="65E0101C" w14:textId="77777777" w:rsidR="00AE228E" w:rsidRPr="00240134" w:rsidRDefault="00AE228E" w:rsidP="005856AD">
      <w:pPr>
        <w:pStyle w:val="ListParagraph"/>
        <w:numPr>
          <w:ilvl w:val="1"/>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Non-volatile, stable to 250°C, fire-resistant</w:t>
      </w:r>
    </w:p>
    <w:p w14:paraId="5FD6F243" w14:textId="77777777" w:rsidR="00AE228E" w:rsidRPr="00240134" w:rsidRDefault="00AE228E" w:rsidP="005856AD">
      <w:pPr>
        <w:pStyle w:val="ListParagraph"/>
        <w:numPr>
          <w:ilvl w:val="0"/>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Forming System:</w:t>
      </w:r>
    </w:p>
    <w:p w14:paraId="5418EA5A" w14:textId="77777777" w:rsidR="00AE228E" w:rsidRPr="00240134" w:rsidRDefault="00AE228E" w:rsidP="005856AD">
      <w:pPr>
        <w:pStyle w:val="ListParagraph"/>
        <w:numPr>
          <w:ilvl w:val="1"/>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CNC Machine: Sodick MC430L</w:t>
      </w:r>
    </w:p>
    <w:p w14:paraId="5AE35BC1" w14:textId="77777777" w:rsidR="00AE228E" w:rsidRPr="00240134" w:rsidRDefault="00AE228E" w:rsidP="005856AD">
      <w:pPr>
        <w:pStyle w:val="ListParagraph"/>
        <w:numPr>
          <w:ilvl w:val="2"/>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Travel: X 420 / Y 350 / Z 200 mm</w:t>
      </w:r>
    </w:p>
    <w:p w14:paraId="5F43EBE1" w14:textId="77777777" w:rsidR="00AE228E" w:rsidRPr="00240134" w:rsidRDefault="00AE228E" w:rsidP="005856AD">
      <w:pPr>
        <w:pStyle w:val="ListParagraph"/>
        <w:numPr>
          <w:ilvl w:val="2"/>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Feed: up to 36 m/min</w:t>
      </w:r>
    </w:p>
    <w:p w14:paraId="4BBCFEBD" w14:textId="77777777" w:rsidR="00AE228E" w:rsidRPr="00240134" w:rsidRDefault="00AE228E" w:rsidP="005856AD">
      <w:pPr>
        <w:pStyle w:val="ListParagraph"/>
        <w:numPr>
          <w:ilvl w:val="1"/>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Tool (Mandrel): SUS304, 5 mm dia, 2.5 mm radius tip, 60 mm long</w:t>
      </w:r>
    </w:p>
    <w:p w14:paraId="50BCA10E" w14:textId="1802C589" w:rsidR="00D20206" w:rsidRPr="00240134" w:rsidRDefault="00AE228E" w:rsidP="005856AD">
      <w:pPr>
        <w:pStyle w:val="ListParagraph"/>
        <w:numPr>
          <w:ilvl w:val="1"/>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Custom jig submerged in the oil bath with secure clamping and easy detachment for safety and repeatability.</w:t>
      </w:r>
    </w:p>
    <w:p w14:paraId="6D0319A3" w14:textId="77777777" w:rsidR="000E75DB" w:rsidRPr="00240134" w:rsidRDefault="000E75DB" w:rsidP="005856AD">
      <w:pPr>
        <w:pStyle w:val="ListParagraph"/>
        <w:numPr>
          <w:ilvl w:val="0"/>
          <w:numId w:val="3"/>
        </w:numPr>
        <w:jc w:val="center"/>
        <w:rPr>
          <w:rFonts w:ascii="Times New Roman" w:hAnsi="Times New Roman" w:cs="Times New Roman"/>
        </w:rPr>
      </w:pPr>
      <w:r w:rsidRPr="00240134">
        <w:rPr>
          <w:rFonts w:ascii="Times New Roman" w:hAnsi="Times New Roman" w:cs="Times New Roman"/>
          <w:noProof/>
        </w:rPr>
        <w:drawing>
          <wp:inline distT="0" distB="0" distL="0" distR="0" wp14:anchorId="575D5B26" wp14:editId="337EA43C">
            <wp:extent cx="2623457" cy="3758369"/>
            <wp:effectExtent l="0" t="0" r="5715" b="0"/>
            <wp:docPr id="159493921" name="Picture 45" descr="屋内, キッチン, 座る, テーブル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屋内, キッチン, 座る, テーブル が含まれている画像&#10;&#10;自動的に生成された説明"/>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23457" cy="3758369"/>
                    </a:xfrm>
                    <a:prstGeom prst="rect">
                      <a:avLst/>
                    </a:prstGeom>
                    <a:noFill/>
                  </pic:spPr>
                </pic:pic>
              </a:graphicData>
            </a:graphic>
          </wp:inline>
        </w:drawing>
      </w:r>
    </w:p>
    <w:p w14:paraId="2AFB68CB" w14:textId="77777777" w:rsidR="000E75DB" w:rsidRPr="00240134" w:rsidRDefault="000E75DB" w:rsidP="005856AD">
      <w:pPr>
        <w:pStyle w:val="ListParagraph"/>
        <w:numPr>
          <w:ilvl w:val="0"/>
          <w:numId w:val="3"/>
        </w:numPr>
        <w:jc w:val="center"/>
        <w:rPr>
          <w:rFonts w:ascii="Times New Roman" w:hAnsi="Times New Roman" w:cs="Times New Roman"/>
          <w:szCs w:val="21"/>
        </w:rPr>
      </w:pPr>
      <w:commentRangeStart w:id="27"/>
      <w:r w:rsidRPr="00240134">
        <w:rPr>
          <w:rFonts w:ascii="Times New Roman" w:hAnsi="Times New Roman" w:cs="Times New Roman"/>
          <w:szCs w:val="21"/>
        </w:rPr>
        <w:t>Figure 2.4: Appearance of M C430L</w:t>
      </w:r>
      <w:commentRangeEnd w:id="27"/>
      <w:r w:rsidRPr="00240134">
        <w:rPr>
          <w:rStyle w:val="CommentReference"/>
          <w:rFonts w:ascii="Times New Roman" w:hAnsi="Times New Roman" w:cs="Times New Roman"/>
        </w:rPr>
        <w:commentReference w:id="27"/>
      </w:r>
    </w:p>
    <w:p w14:paraId="09F000DA" w14:textId="77777777" w:rsidR="000E75DB" w:rsidRPr="000E75DB" w:rsidRDefault="000E75DB" w:rsidP="005856AD">
      <w:pPr>
        <w:pStyle w:val="ListParagraph"/>
        <w:numPr>
          <w:ilvl w:val="0"/>
          <w:numId w:val="3"/>
        </w:numPr>
        <w:jc w:val="center"/>
        <w:rPr>
          <w:rFonts w:ascii="Times New Roman" w:hAnsi="Times New Roman" w:cs="Times New Roman"/>
          <w:sz w:val="24"/>
          <w:szCs w:val="24"/>
        </w:rPr>
      </w:pPr>
      <w:r w:rsidRPr="000E75DB">
        <w:rPr>
          <w:rFonts w:ascii="Times New Roman" w:hAnsi="Times New Roman" w:cs="Times New Roman"/>
          <w:b/>
          <w:bCs/>
          <w:sz w:val="24"/>
          <w:szCs w:val="24"/>
        </w:rPr>
        <w:br w:type="page"/>
      </w:r>
    </w:p>
    <w:p w14:paraId="18FC40BE" w14:textId="25D9BC23" w:rsidR="000817AB" w:rsidRPr="00240134" w:rsidRDefault="00767BB5" w:rsidP="00DC328D">
      <w:pPr>
        <w:rPr>
          <w:rFonts w:ascii="Times New Roman" w:hAnsi="Times New Roman" w:cs="Times New Roman"/>
          <w:b/>
          <w:bCs/>
          <w:sz w:val="24"/>
          <w:szCs w:val="24"/>
        </w:rPr>
      </w:pPr>
      <w:r w:rsidRPr="00240134">
        <w:rPr>
          <w:rFonts w:ascii="Times New Roman" w:hAnsi="Times New Roman" w:cs="Times New Roman"/>
          <w:b/>
          <w:bCs/>
          <w:sz w:val="24"/>
          <w:szCs w:val="24"/>
        </w:rPr>
        <w:lastRenderedPageBreak/>
        <w:t>2.4.</w:t>
      </w:r>
      <w:r w:rsidR="003801CB" w:rsidRPr="00240134">
        <w:rPr>
          <w:rFonts w:ascii="Times New Roman" w:hAnsi="Times New Roman" w:cs="Times New Roman"/>
          <w:b/>
          <w:bCs/>
          <w:sz w:val="24"/>
          <w:szCs w:val="24"/>
        </w:rPr>
        <w:t>4</w:t>
      </w:r>
      <w:r w:rsidRPr="00240134">
        <w:rPr>
          <w:rFonts w:ascii="Times New Roman" w:hAnsi="Times New Roman" w:cs="Times New Roman"/>
          <w:b/>
          <w:bCs/>
          <w:sz w:val="24"/>
          <w:szCs w:val="24"/>
        </w:rPr>
        <w:t xml:space="preserve"> </w:t>
      </w:r>
      <w:r w:rsidR="00FC3A41" w:rsidRPr="00240134">
        <w:rPr>
          <w:rFonts w:ascii="Times New Roman" w:hAnsi="Times New Roman" w:cs="Times New Roman"/>
          <w:b/>
          <w:bCs/>
          <w:sz w:val="24"/>
          <w:szCs w:val="24"/>
          <w:lang w:val="en-US"/>
        </w:rPr>
        <w:t>Results</w:t>
      </w:r>
    </w:p>
    <w:p w14:paraId="777AD9D4" w14:textId="544C8EE8" w:rsidR="000D4EA8" w:rsidRPr="00240134" w:rsidRDefault="00566653" w:rsidP="00A87978">
      <w:pPr>
        <w:ind w:firstLine="360"/>
        <w:jc w:val="left"/>
        <w:rPr>
          <w:rFonts w:ascii="Times New Roman" w:hAnsi="Times New Roman" w:cs="Times New Roman"/>
          <w:sz w:val="22"/>
          <w:szCs w:val="24"/>
          <w:lang w:val="en-US"/>
        </w:rPr>
      </w:pPr>
      <w:r w:rsidRPr="00240134">
        <w:rPr>
          <w:rFonts w:ascii="Times New Roman" w:hAnsi="Times New Roman" w:cs="Times New Roman"/>
          <w:sz w:val="22"/>
          <w:szCs w:val="24"/>
          <w:lang w:val="en-US"/>
        </w:rPr>
        <w:t>The experiments revealed</w:t>
      </w:r>
      <w:r w:rsidR="0032345C" w:rsidRPr="00240134">
        <w:rPr>
          <w:rFonts w:ascii="Times New Roman" w:hAnsi="Times New Roman" w:cs="Times New Roman"/>
          <w:sz w:val="22"/>
          <w:szCs w:val="24"/>
          <w:lang w:val="en-US"/>
        </w:rPr>
        <w:t xml:space="preserve"> that several factors contributed to successful forming: the</w:t>
      </w:r>
      <w:r w:rsidR="006238A8" w:rsidRPr="00240134">
        <w:rPr>
          <w:rFonts w:ascii="Times New Roman" w:hAnsi="Times New Roman" w:cs="Times New Roman"/>
          <w:sz w:val="22"/>
          <w:szCs w:val="24"/>
          <w:lang w:val="en-US"/>
        </w:rPr>
        <w:t xml:space="preserve"> temperature of the material, the tool rotation, the wall angle, and the </w:t>
      </w:r>
      <w:r w:rsidR="00F0079A" w:rsidRPr="00240134">
        <w:rPr>
          <w:rFonts w:ascii="Times New Roman" w:hAnsi="Times New Roman" w:cs="Times New Roman"/>
          <w:sz w:val="22"/>
          <w:szCs w:val="24"/>
          <w:lang w:val="en-US"/>
        </w:rPr>
        <w:t xml:space="preserve">radius variations. The </w:t>
      </w:r>
      <w:r w:rsidR="000848F7" w:rsidRPr="00240134">
        <w:rPr>
          <w:rFonts w:ascii="Times New Roman" w:hAnsi="Times New Roman" w:cs="Times New Roman"/>
          <w:sz w:val="22"/>
          <w:szCs w:val="24"/>
          <w:lang w:val="en-US"/>
        </w:rPr>
        <w:t xml:space="preserve">temperature that </w:t>
      </w:r>
      <w:r w:rsidR="006238A8" w:rsidRPr="00240134">
        <w:rPr>
          <w:rFonts w:ascii="Times New Roman" w:hAnsi="Times New Roman" w:cs="Times New Roman"/>
          <w:sz w:val="22"/>
          <w:szCs w:val="24"/>
          <w:lang w:val="en-US"/>
        </w:rPr>
        <w:t xml:space="preserve">achieved the best results ranged from 180–200°C (453–473 K), and the lowest temperature that had a successful forming was 323 K. Below 160°C (433 K), the </w:t>
      </w:r>
      <w:r w:rsidR="000D4EA8" w:rsidRPr="00240134">
        <w:rPr>
          <w:rFonts w:ascii="Times New Roman" w:hAnsi="Times New Roman" w:cs="Times New Roman"/>
          <w:sz w:val="22"/>
          <w:szCs w:val="24"/>
          <w:lang w:val="en-US"/>
        </w:rPr>
        <w:t>material failed to deform properly, often leading to cracks.</w:t>
      </w:r>
    </w:p>
    <w:p w14:paraId="3D908B82" w14:textId="63ED222B" w:rsidR="00F93DED" w:rsidRPr="00240134" w:rsidRDefault="00160FF7" w:rsidP="00F93DED">
      <w:pPr>
        <w:ind w:firstLine="360"/>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It was also found that </w:t>
      </w:r>
      <w:r w:rsidR="009041F4" w:rsidRPr="00240134">
        <w:rPr>
          <w:rFonts w:ascii="Times New Roman" w:hAnsi="Times New Roman" w:cs="Times New Roman"/>
          <w:sz w:val="22"/>
          <w:szCs w:val="24"/>
          <w:lang w:val="en-US"/>
        </w:rPr>
        <w:t xml:space="preserve">the </w:t>
      </w:r>
      <w:r w:rsidR="0032345C" w:rsidRPr="00240134">
        <w:rPr>
          <w:rFonts w:ascii="Times New Roman" w:hAnsi="Times New Roman" w:cs="Times New Roman"/>
          <w:sz w:val="22"/>
          <w:szCs w:val="24"/>
          <w:lang w:val="en-US"/>
        </w:rPr>
        <w:t>tool's rotation at 1000 rpm played a big role in increasing depth and smoother walls. Without rotation, the surfaces' finishes</w:t>
      </w:r>
      <w:r w:rsidR="00F93DED" w:rsidRPr="00240134">
        <w:rPr>
          <w:rFonts w:ascii="Times New Roman" w:hAnsi="Times New Roman" w:cs="Times New Roman"/>
          <w:sz w:val="22"/>
          <w:szCs w:val="24"/>
          <w:lang w:val="en-US"/>
        </w:rPr>
        <w:t xml:space="preserve"> were poor and tended to have uneven wall thickness. </w:t>
      </w:r>
    </w:p>
    <w:p w14:paraId="10908264" w14:textId="130A948A" w:rsidR="00095261" w:rsidRPr="00240134" w:rsidRDefault="00F93DED" w:rsidP="009678E2">
      <w:pPr>
        <w:ind w:firstLine="360"/>
        <w:jc w:val="left"/>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The angle of the wall had some </w:t>
      </w:r>
      <w:r w:rsidR="0032345C" w:rsidRPr="00240134">
        <w:rPr>
          <w:rFonts w:ascii="Times New Roman" w:hAnsi="Times New Roman" w:cs="Times New Roman"/>
          <w:sz w:val="22"/>
          <w:szCs w:val="24"/>
          <w:lang w:val="en-US"/>
        </w:rPr>
        <w:t>influence on the formation. The best wall angles tended to be 30° and 40°. At these angles, there was smooth forming and minimal spring back, and when it was closer to 40°, some deformations</w:t>
      </w:r>
      <w:r w:rsidR="000D6A0B" w:rsidRPr="00240134">
        <w:rPr>
          <w:rFonts w:ascii="Times New Roman" w:hAnsi="Times New Roman" w:cs="Times New Roman"/>
          <w:sz w:val="22"/>
          <w:szCs w:val="24"/>
          <w:lang w:val="en-US"/>
        </w:rPr>
        <w:t xml:space="preserve"> were observed. Anything that was 50° or greater had risks of cracks and breakage.</w:t>
      </w:r>
    </w:p>
    <w:p w14:paraId="20D6A238" w14:textId="7A09415F" w:rsidR="00AA61DD" w:rsidRPr="00240134" w:rsidRDefault="009D788B" w:rsidP="00EE0213">
      <w:pPr>
        <w:ind w:firstLine="360"/>
        <w:jc w:val="left"/>
        <w:rPr>
          <w:rFonts w:ascii="Times New Roman" w:hAnsi="Times New Roman" w:cs="Times New Roman"/>
          <w:sz w:val="22"/>
          <w:szCs w:val="24"/>
          <w:lang w:val="en-US"/>
        </w:rPr>
      </w:pPr>
      <w:r w:rsidRPr="00240134">
        <w:rPr>
          <w:rFonts w:ascii="Times New Roman" w:hAnsi="Times New Roman" w:cs="Times New Roman"/>
          <w:sz w:val="22"/>
          <w:szCs w:val="24"/>
          <w:lang w:val="en-US"/>
        </w:rPr>
        <w:t>The r</w:t>
      </w:r>
      <w:r w:rsidR="00095261" w:rsidRPr="00240134">
        <w:rPr>
          <w:rFonts w:ascii="Times New Roman" w:hAnsi="Times New Roman" w:cs="Times New Roman"/>
          <w:sz w:val="22"/>
          <w:szCs w:val="24"/>
          <w:lang w:val="en-US"/>
        </w:rPr>
        <w:t xml:space="preserve">adius </w:t>
      </w:r>
      <w:r w:rsidRPr="00240134">
        <w:rPr>
          <w:rFonts w:ascii="Times New Roman" w:hAnsi="Times New Roman" w:cs="Times New Roman"/>
          <w:sz w:val="22"/>
          <w:szCs w:val="24"/>
          <w:lang w:val="en-US"/>
        </w:rPr>
        <w:t>of the shape also played a big part in forming</w:t>
      </w:r>
      <w:r w:rsidR="0032345C" w:rsidRPr="00240134">
        <w:rPr>
          <w:rFonts w:ascii="Times New Roman" w:hAnsi="Times New Roman" w:cs="Times New Roman"/>
          <w:sz w:val="22"/>
          <w:szCs w:val="24"/>
          <w:lang w:val="en-US"/>
        </w:rPr>
        <w:t>; it was found that the smaller the radius (20 mm), the deeper the forming depth,</w:t>
      </w:r>
      <w:r w:rsidR="00E62F00" w:rsidRPr="00240134">
        <w:rPr>
          <w:rFonts w:ascii="Times New Roman" w:hAnsi="Times New Roman" w:cs="Times New Roman"/>
          <w:sz w:val="22"/>
          <w:szCs w:val="24"/>
          <w:lang w:val="en-US"/>
        </w:rPr>
        <w:t xml:space="preserve"> but a much higher wall stress</w:t>
      </w:r>
      <w:r w:rsidR="00EE0213" w:rsidRPr="00240134">
        <w:rPr>
          <w:rFonts w:ascii="Times New Roman" w:hAnsi="Times New Roman" w:cs="Times New Roman"/>
          <w:sz w:val="22"/>
          <w:szCs w:val="24"/>
          <w:lang w:val="en-US"/>
        </w:rPr>
        <w:t>, and 40 mm produced less depth but more uniform wall strength.</w:t>
      </w:r>
    </w:p>
    <w:p w14:paraId="473BB40D" w14:textId="6F6ECBBB" w:rsidR="00095261" w:rsidRPr="00240134" w:rsidRDefault="00AA61DD" w:rsidP="00EE0213">
      <w:pPr>
        <w:ind w:firstLine="360"/>
        <w:jc w:val="left"/>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The maximum and minimum criteria for a successful </w:t>
      </w:r>
      <w:r w:rsidR="00934A6A" w:rsidRPr="00240134">
        <w:rPr>
          <w:rFonts w:ascii="Times New Roman" w:hAnsi="Times New Roman" w:cs="Times New Roman"/>
          <w:sz w:val="22"/>
          <w:szCs w:val="24"/>
          <w:lang w:val="en-US"/>
        </w:rPr>
        <w:t>formation</w:t>
      </w:r>
      <w:r w:rsidRPr="00240134">
        <w:rPr>
          <w:rFonts w:ascii="Times New Roman" w:hAnsi="Times New Roman" w:cs="Times New Roman"/>
          <w:sz w:val="22"/>
          <w:szCs w:val="24"/>
          <w:lang w:val="en-US"/>
        </w:rPr>
        <w:t xml:space="preserve"> </w:t>
      </w:r>
      <w:r w:rsidR="00A02EEC" w:rsidRPr="00240134">
        <w:rPr>
          <w:rFonts w:ascii="Times New Roman" w:hAnsi="Times New Roman" w:cs="Times New Roman"/>
          <w:sz w:val="22"/>
          <w:szCs w:val="24"/>
          <w:lang w:val="en-US"/>
        </w:rPr>
        <w:t>were</w:t>
      </w:r>
      <w:r w:rsidR="00C53A95" w:rsidRPr="00240134">
        <w:rPr>
          <w:rFonts w:ascii="Times New Roman" w:hAnsi="Times New Roman" w:cs="Times New Roman"/>
          <w:sz w:val="22"/>
          <w:szCs w:val="24"/>
          <w:lang w:val="en-US"/>
        </w:rPr>
        <w:t xml:space="preserve"> the following:</w:t>
      </w:r>
    </w:p>
    <w:p w14:paraId="58773654" w14:textId="77777777" w:rsidR="00095261" w:rsidRPr="00240134" w:rsidRDefault="00095261" w:rsidP="005856AD">
      <w:pPr>
        <w:pStyle w:val="ListParagraph"/>
        <w:numPr>
          <w:ilvl w:val="1"/>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Maximum: 14.9 mm at 200°C, 20 mm radius, 40° wall angle.</w:t>
      </w:r>
    </w:p>
    <w:p w14:paraId="706C2C06" w14:textId="77777777" w:rsidR="00095261" w:rsidRPr="00240134" w:rsidRDefault="00095261" w:rsidP="005856AD">
      <w:pPr>
        <w:pStyle w:val="ListParagraph"/>
        <w:numPr>
          <w:ilvl w:val="1"/>
          <w:numId w:val="3"/>
        </w:numPr>
        <w:rPr>
          <w:rFonts w:ascii="Times New Roman" w:hAnsi="Times New Roman" w:cs="Times New Roman"/>
          <w:sz w:val="22"/>
          <w:szCs w:val="24"/>
          <w:lang w:val="en-US"/>
        </w:rPr>
      </w:pPr>
      <w:r w:rsidRPr="00240134">
        <w:rPr>
          <w:rFonts w:ascii="Times New Roman" w:hAnsi="Times New Roman" w:cs="Times New Roman"/>
          <w:sz w:val="22"/>
          <w:szCs w:val="24"/>
          <w:lang w:val="en-US"/>
        </w:rPr>
        <w:t>Minimum: 3.6 mm at 160°C, 50° wall angle, without rotation.</w:t>
      </w:r>
    </w:p>
    <w:p w14:paraId="32E89DFB" w14:textId="3F6DF13C" w:rsidR="00095261" w:rsidRPr="00240134" w:rsidRDefault="00095261" w:rsidP="00477F3D">
      <w:pPr>
        <w:spacing w:before="160"/>
        <w:rPr>
          <w:rFonts w:ascii="Times New Roman" w:hAnsi="Times New Roman" w:cs="Times New Roman"/>
          <w:b/>
          <w:bCs/>
          <w:sz w:val="24"/>
          <w:szCs w:val="24"/>
        </w:rPr>
      </w:pPr>
      <w:commentRangeStart w:id="28"/>
      <w:r w:rsidRPr="00240134">
        <w:rPr>
          <w:rFonts w:ascii="Times New Roman" w:hAnsi="Times New Roman" w:cs="Times New Roman"/>
          <w:b/>
          <w:bCs/>
          <w:sz w:val="24"/>
          <w:szCs w:val="24"/>
        </w:rPr>
        <w:t>2.4.5 Conclusions:</w:t>
      </w:r>
    </w:p>
    <w:p w14:paraId="2E5F9E7D" w14:textId="5BA2C5A8" w:rsidR="00315BDE" w:rsidRPr="00240134" w:rsidRDefault="00EC6021" w:rsidP="00315BDE">
      <w:pPr>
        <w:ind w:firstLine="360"/>
        <w:jc w:val="left"/>
        <w:rPr>
          <w:rFonts w:ascii="Times New Roman" w:eastAsia="Times New Roman" w:hAnsi="Times New Roman" w:cs="Times New Roman"/>
          <w:kern w:val="0"/>
          <w:sz w:val="22"/>
          <w:lang w:val="en-US"/>
        </w:rPr>
      </w:pPr>
      <w:r w:rsidRPr="00240134">
        <w:rPr>
          <w:rFonts w:ascii="Times New Roman" w:eastAsia="Times New Roman" w:hAnsi="Times New Roman" w:cs="Times New Roman"/>
          <w:kern w:val="0"/>
          <w:sz w:val="22"/>
          <w:lang w:val="en-US"/>
        </w:rPr>
        <w:t xml:space="preserve">The researcher successfully created the </w:t>
      </w:r>
      <w:r w:rsidR="008C0465" w:rsidRPr="00240134">
        <w:rPr>
          <w:rFonts w:ascii="Times New Roman" w:eastAsia="Times New Roman" w:hAnsi="Times New Roman" w:cs="Times New Roman"/>
          <w:kern w:val="0"/>
          <w:sz w:val="22"/>
          <w:lang w:val="en-US"/>
        </w:rPr>
        <w:t>Python CAM System</w:t>
      </w:r>
      <w:r w:rsidRPr="00240134">
        <w:rPr>
          <w:rFonts w:ascii="Times New Roman" w:eastAsia="Times New Roman" w:hAnsi="Times New Roman" w:cs="Times New Roman"/>
          <w:kern w:val="0"/>
          <w:sz w:val="22"/>
          <w:lang w:val="en-US"/>
        </w:rPr>
        <w:t xml:space="preserve"> and </w:t>
      </w:r>
      <w:r w:rsidR="0032345C" w:rsidRPr="00240134">
        <w:rPr>
          <w:rFonts w:ascii="Times New Roman" w:eastAsia="Times New Roman" w:hAnsi="Times New Roman" w:cs="Times New Roman"/>
          <w:kern w:val="0"/>
          <w:sz w:val="22"/>
          <w:lang w:val="en-US"/>
        </w:rPr>
        <w:t xml:space="preserve">generated tool paths from STL data. This process also smoothed incremental forming, improved the flexibility of the existing toolpath generation methods, and allowed the support of </w:t>
      </w:r>
      <w:r w:rsidR="008C0465" w:rsidRPr="00240134">
        <w:rPr>
          <w:rFonts w:ascii="Times New Roman" w:eastAsia="Times New Roman" w:hAnsi="Times New Roman" w:cs="Times New Roman"/>
          <w:kern w:val="0"/>
          <w:sz w:val="22"/>
          <w:lang w:val="en-US"/>
        </w:rPr>
        <w:t>arbitrary shapes</w:t>
      </w:r>
      <w:r w:rsidR="00575B20" w:rsidRPr="00240134">
        <w:rPr>
          <w:rFonts w:ascii="Times New Roman" w:eastAsia="Times New Roman" w:hAnsi="Times New Roman" w:cs="Times New Roman"/>
          <w:kern w:val="0"/>
          <w:sz w:val="22"/>
          <w:lang w:val="en-US"/>
        </w:rPr>
        <w:t xml:space="preserve">, ultimately creating a system that </w:t>
      </w:r>
      <w:r w:rsidR="00315BDE" w:rsidRPr="00240134">
        <w:rPr>
          <w:rFonts w:ascii="Times New Roman" w:eastAsia="Times New Roman" w:hAnsi="Times New Roman" w:cs="Times New Roman"/>
          <w:kern w:val="0"/>
          <w:sz w:val="22"/>
          <w:lang w:val="en-US"/>
        </w:rPr>
        <w:t>could be used in production environments.</w:t>
      </w:r>
    </w:p>
    <w:p w14:paraId="1CF1A617" w14:textId="668FC3F4" w:rsidR="00930FD2" w:rsidRPr="00240134" w:rsidRDefault="009B328E" w:rsidP="009B328E">
      <w:pPr>
        <w:spacing w:after="160"/>
        <w:ind w:firstLine="360"/>
        <w:jc w:val="left"/>
        <w:rPr>
          <w:rFonts w:ascii="Times New Roman" w:hAnsi="Times New Roman" w:cs="Times New Roman"/>
          <w:sz w:val="22"/>
        </w:rPr>
      </w:pPr>
      <w:r w:rsidRPr="00240134">
        <w:rPr>
          <w:rFonts w:ascii="Times New Roman" w:eastAsia="Times New Roman" w:hAnsi="Times New Roman" w:cs="Times New Roman"/>
          <w:kern w:val="0"/>
          <w:sz w:val="22"/>
          <w:lang w:val="en-US"/>
        </w:rPr>
        <w:tab/>
        <w:t xml:space="preserve">The CAM system </w:t>
      </w:r>
      <w:r w:rsidR="0032345C" w:rsidRPr="00240134">
        <w:rPr>
          <w:rFonts w:ascii="Times New Roman" w:eastAsia="Times New Roman" w:hAnsi="Times New Roman" w:cs="Times New Roman"/>
          <w:kern w:val="0"/>
          <w:sz w:val="22"/>
          <w:lang w:val="en-US"/>
        </w:rPr>
        <w:t>created in previous research A was used as a starting point for the CAM system that will be shown later. There are many similar aspects,</w:t>
      </w:r>
      <w:r w:rsidR="00477F3D" w:rsidRPr="00240134">
        <w:rPr>
          <w:rFonts w:ascii="Times New Roman" w:eastAsia="Times New Roman" w:hAnsi="Times New Roman" w:cs="Times New Roman"/>
          <w:kern w:val="0"/>
          <w:sz w:val="22"/>
          <w:lang w:val="en-US"/>
        </w:rPr>
        <w:t xml:space="preserve"> but also some improvements from what is shown here. </w:t>
      </w:r>
      <w:commentRangeEnd w:id="28"/>
      <w:r w:rsidR="006567C2">
        <w:rPr>
          <w:rStyle w:val="CommentReference"/>
        </w:rPr>
        <w:commentReference w:id="28"/>
      </w:r>
      <w:r w:rsidR="00930FD2" w:rsidRPr="00240134">
        <w:rPr>
          <w:rFonts w:ascii="Times New Roman" w:hAnsi="Times New Roman" w:cs="Times New Roman"/>
          <w:sz w:val="22"/>
        </w:rPr>
        <w:br w:type="page"/>
      </w:r>
    </w:p>
    <w:p w14:paraId="1B359B5A" w14:textId="4E795E64" w:rsidR="00930FD2" w:rsidRPr="00240134" w:rsidRDefault="00930FD2" w:rsidP="00EC5F70">
      <w:pPr>
        <w:rPr>
          <w:rFonts w:ascii="Times New Roman" w:hAnsi="Times New Roman" w:cs="Times New Roman"/>
          <w:sz w:val="40"/>
          <w:szCs w:val="44"/>
        </w:rPr>
      </w:pPr>
      <w:r w:rsidRPr="00240134">
        <w:rPr>
          <w:rFonts w:ascii="Times New Roman" w:hAnsi="Times New Roman" w:cs="Times New Roman"/>
          <w:sz w:val="40"/>
          <w:szCs w:val="44"/>
        </w:rPr>
        <w:lastRenderedPageBreak/>
        <w:t>Chapter 3: Experimental tools</w:t>
      </w:r>
    </w:p>
    <w:p w14:paraId="610D16CF" w14:textId="3F8DDD48" w:rsidR="00BA6D09" w:rsidRPr="00240134" w:rsidRDefault="00704FB9" w:rsidP="005856AD">
      <w:pPr>
        <w:pStyle w:val="ListParagraph"/>
        <w:numPr>
          <w:ilvl w:val="1"/>
          <w:numId w:val="11"/>
        </w:numPr>
        <w:rPr>
          <w:rFonts w:ascii="Times New Roman" w:hAnsi="Times New Roman" w:cs="Times New Roman"/>
          <w:b/>
          <w:bCs/>
          <w:sz w:val="28"/>
          <w:szCs w:val="28"/>
        </w:rPr>
      </w:pPr>
      <w:r w:rsidRPr="00240134">
        <w:rPr>
          <w:rFonts w:ascii="Times New Roman" w:hAnsi="Times New Roman" w:cs="Times New Roman"/>
          <w:b/>
          <w:bCs/>
          <w:sz w:val="28"/>
          <w:szCs w:val="28"/>
        </w:rPr>
        <w:t xml:space="preserve"> </w:t>
      </w:r>
      <w:r w:rsidR="00BA6D09" w:rsidRPr="00240134">
        <w:rPr>
          <w:rFonts w:ascii="Times New Roman" w:hAnsi="Times New Roman" w:cs="Times New Roman"/>
          <w:b/>
          <w:bCs/>
          <w:sz w:val="28"/>
          <w:szCs w:val="28"/>
        </w:rPr>
        <w:t>Machining center</w:t>
      </w:r>
    </w:p>
    <w:p w14:paraId="4FB410DB" w14:textId="47EE053C" w:rsidR="00BA6D09" w:rsidRPr="00240134" w:rsidRDefault="00BA6D09" w:rsidP="002C3B95">
      <w:pPr>
        <w:ind w:firstLine="360"/>
        <w:jc w:val="left"/>
        <w:rPr>
          <w:rFonts w:ascii="Times New Roman" w:hAnsi="Times New Roman" w:cs="Times New Roman"/>
          <w:sz w:val="22"/>
        </w:rPr>
      </w:pPr>
      <w:r w:rsidRPr="00240134">
        <w:rPr>
          <w:rFonts w:ascii="Times New Roman" w:hAnsi="Times New Roman" w:cs="Times New Roman"/>
          <w:sz w:val="22"/>
        </w:rPr>
        <w:t xml:space="preserve">The tool path used in incremental forming is the same as the G code used by normal machine </w:t>
      </w:r>
      <w:r w:rsidR="00DF0CCE" w:rsidRPr="00240134">
        <w:rPr>
          <w:rFonts w:ascii="Times New Roman" w:hAnsi="Times New Roman" w:cs="Times New Roman"/>
          <w:sz w:val="22"/>
        </w:rPr>
        <w:t>tools.</w:t>
      </w:r>
      <w:r w:rsidRPr="00240134">
        <w:rPr>
          <w:rFonts w:ascii="Times New Roman" w:hAnsi="Times New Roman" w:cs="Times New Roman"/>
          <w:sz w:val="22"/>
        </w:rPr>
        <w:t xml:space="preserve"> </w:t>
      </w:r>
      <w:r w:rsidR="00DF0CCE" w:rsidRPr="00240134">
        <w:rPr>
          <w:rFonts w:ascii="Times New Roman" w:hAnsi="Times New Roman" w:cs="Times New Roman"/>
          <w:sz w:val="22"/>
        </w:rPr>
        <w:t>Therefore,</w:t>
      </w:r>
      <w:r w:rsidRPr="00240134">
        <w:rPr>
          <w:rFonts w:ascii="Times New Roman" w:hAnsi="Times New Roman" w:cs="Times New Roman"/>
          <w:sz w:val="22"/>
        </w:rPr>
        <w:t xml:space="preserve"> incremental forming can be </w:t>
      </w:r>
      <w:r w:rsidR="00DF0CCE" w:rsidRPr="00240134">
        <w:rPr>
          <w:rFonts w:ascii="Times New Roman" w:hAnsi="Times New Roman" w:cs="Times New Roman"/>
          <w:sz w:val="22"/>
        </w:rPr>
        <w:t>done</w:t>
      </w:r>
      <w:r w:rsidRPr="00240134">
        <w:rPr>
          <w:rFonts w:ascii="Times New Roman" w:hAnsi="Times New Roman" w:cs="Times New Roman"/>
          <w:sz w:val="22"/>
        </w:rPr>
        <w:t xml:space="preserve"> by customizing a machining center without purchasing a dedicated machine. In this study, a general-purpose machining center</w:t>
      </w:r>
      <w:r w:rsidR="00681CF7" w:rsidRPr="00240134">
        <w:rPr>
          <w:rFonts w:ascii="Times New Roman" w:hAnsi="Times New Roman" w:cs="Times New Roman"/>
          <w:sz w:val="22"/>
        </w:rPr>
        <w:t>,</w:t>
      </w:r>
      <w:r w:rsidRPr="00240134">
        <w:rPr>
          <w:rFonts w:ascii="Times New Roman" w:hAnsi="Times New Roman" w:cs="Times New Roman"/>
          <w:sz w:val="22"/>
        </w:rPr>
        <w:t xml:space="preserve"> a precision linear nano machining center (MC430L) from Sodick Co., Ltd</w:t>
      </w:r>
      <w:r w:rsidR="0032345C" w:rsidRPr="00240134">
        <w:rPr>
          <w:rFonts w:ascii="Times New Roman" w:hAnsi="Times New Roman" w:cs="Times New Roman"/>
          <w:sz w:val="22"/>
        </w:rPr>
        <w:t xml:space="preserve">, was used. By attaching an incremental forming device and an oil bath to this </w:t>
      </w:r>
      <w:commentRangeStart w:id="29"/>
      <w:r w:rsidR="0032345C" w:rsidRPr="00240134">
        <w:rPr>
          <w:rFonts w:ascii="Times New Roman" w:hAnsi="Times New Roman" w:cs="Times New Roman"/>
          <w:sz w:val="22"/>
        </w:rPr>
        <w:t>machining</w:t>
      </w:r>
      <w:commentRangeEnd w:id="29"/>
      <w:r w:rsidR="002032D6" w:rsidRPr="00240134">
        <w:rPr>
          <w:rStyle w:val="CommentReference"/>
          <w:rFonts w:ascii="Times New Roman" w:hAnsi="Times New Roman" w:cs="Times New Roman"/>
        </w:rPr>
        <w:commentReference w:id="29"/>
      </w:r>
      <w:r w:rsidR="0032345C" w:rsidRPr="00240134">
        <w:rPr>
          <w:rFonts w:ascii="Times New Roman" w:hAnsi="Times New Roman" w:cs="Times New Roman"/>
          <w:sz w:val="22"/>
        </w:rPr>
        <w:t xml:space="preserve"> center, incremental forming became possible. The figure below</w:t>
      </w:r>
      <w:r w:rsidR="00D76771" w:rsidRPr="00240134">
        <w:rPr>
          <w:rFonts w:ascii="Times New Roman" w:hAnsi="Times New Roman" w:cs="Times New Roman"/>
          <w:sz w:val="22"/>
        </w:rPr>
        <w:t xml:space="preserve"> shows what the machine center </w:t>
      </w:r>
      <w:r w:rsidR="008F0075" w:rsidRPr="00240134">
        <w:rPr>
          <w:rFonts w:ascii="Times New Roman" w:hAnsi="Times New Roman" w:cs="Times New Roman"/>
          <w:sz w:val="22"/>
        </w:rPr>
        <w:t>Figure 3.1 shows the appearance of the machining center.</w:t>
      </w:r>
      <w:commentRangeStart w:id="30"/>
      <w:r w:rsidR="00E51562" w:rsidRPr="00240134">
        <w:rPr>
          <w:rFonts w:ascii="Times New Roman" w:hAnsi="Times New Roman" w:cs="Times New Roman"/>
          <w:sz w:val="22"/>
        </w:rPr>
        <w:t>.</w:t>
      </w:r>
      <w:commentRangeEnd w:id="30"/>
      <w:r w:rsidR="00765C15" w:rsidRPr="00240134">
        <w:rPr>
          <w:rStyle w:val="CommentReference"/>
          <w:rFonts w:ascii="Times New Roman" w:hAnsi="Times New Roman" w:cs="Times New Roman"/>
        </w:rPr>
        <w:commentReference w:id="30"/>
      </w:r>
    </w:p>
    <w:p w14:paraId="01EA793B" w14:textId="44898213" w:rsidR="00A84F40" w:rsidRPr="00240134" w:rsidRDefault="00BA6D09" w:rsidP="00EC5F70">
      <w:pPr>
        <w:pStyle w:val="ListParagraph"/>
        <w:jc w:val="center"/>
        <w:rPr>
          <w:rFonts w:ascii="Times New Roman" w:hAnsi="Times New Roman" w:cs="Times New Roman"/>
        </w:rPr>
      </w:pPr>
      <w:r w:rsidRPr="00240134">
        <w:rPr>
          <w:rFonts w:ascii="Times New Roman" w:hAnsi="Times New Roman" w:cs="Times New Roman"/>
          <w:noProof/>
        </w:rPr>
        <w:drawing>
          <wp:inline distT="0" distB="0" distL="0" distR="0" wp14:anchorId="12B7866D" wp14:editId="3556A17D">
            <wp:extent cx="3038475" cy="4352925"/>
            <wp:effectExtent l="0" t="0" r="9525" b="9525"/>
            <wp:docPr id="881727958" name="Picture 45" descr="屋内, キッチン, 座る, テーブル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屋内, キッチン, 座る, テーブル が含まれている画像&#10;&#10;自動的に生成された説明"/>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8475" cy="4352925"/>
                    </a:xfrm>
                    <a:prstGeom prst="rect">
                      <a:avLst/>
                    </a:prstGeom>
                    <a:noFill/>
                  </pic:spPr>
                </pic:pic>
              </a:graphicData>
            </a:graphic>
          </wp:inline>
        </w:drawing>
      </w:r>
    </w:p>
    <w:p w14:paraId="33E21161" w14:textId="7B63FFD1" w:rsidR="00BA6D09" w:rsidRPr="00240134" w:rsidRDefault="00BA6D09" w:rsidP="00EC5F70">
      <w:pPr>
        <w:pStyle w:val="ListParagraph"/>
        <w:jc w:val="center"/>
        <w:rPr>
          <w:rFonts w:ascii="Times New Roman" w:hAnsi="Times New Roman" w:cs="Times New Roman"/>
          <w:szCs w:val="21"/>
        </w:rPr>
      </w:pPr>
      <w:r w:rsidRPr="00240134">
        <w:rPr>
          <w:rFonts w:ascii="Times New Roman" w:hAnsi="Times New Roman" w:cs="Times New Roman"/>
          <w:szCs w:val="21"/>
        </w:rPr>
        <w:t xml:space="preserve">Figure </w:t>
      </w:r>
      <w:r w:rsidR="00282A7B" w:rsidRPr="00240134">
        <w:rPr>
          <w:rFonts w:ascii="Times New Roman" w:hAnsi="Times New Roman" w:cs="Times New Roman"/>
          <w:szCs w:val="21"/>
        </w:rPr>
        <w:t>3.1:</w:t>
      </w:r>
      <w:r w:rsidRPr="00240134">
        <w:rPr>
          <w:rFonts w:ascii="Times New Roman" w:hAnsi="Times New Roman" w:cs="Times New Roman"/>
          <w:szCs w:val="21"/>
        </w:rPr>
        <w:t xml:space="preserve"> Appearance of MC430L</w:t>
      </w:r>
    </w:p>
    <w:p w14:paraId="107D5993" w14:textId="77777777" w:rsidR="00BA6D09" w:rsidRPr="00240134" w:rsidRDefault="00BA6D09" w:rsidP="00EC5F70">
      <w:pPr>
        <w:pStyle w:val="ListParagraph"/>
        <w:jc w:val="center"/>
        <w:rPr>
          <w:rFonts w:ascii="Times New Roman" w:hAnsi="Times New Roman" w:cs="Times New Roman"/>
        </w:rPr>
      </w:pPr>
    </w:p>
    <w:p w14:paraId="4DCE160A" w14:textId="00FB30DA" w:rsidR="001F2E11" w:rsidRPr="00240134" w:rsidRDefault="00704FB9" w:rsidP="005856AD">
      <w:pPr>
        <w:pStyle w:val="ListParagraph"/>
        <w:numPr>
          <w:ilvl w:val="1"/>
          <w:numId w:val="11"/>
        </w:numPr>
        <w:rPr>
          <w:rFonts w:ascii="Times New Roman" w:hAnsi="Times New Roman" w:cs="Times New Roman"/>
          <w:b/>
          <w:bCs/>
          <w:sz w:val="28"/>
          <w:szCs w:val="28"/>
        </w:rPr>
      </w:pPr>
      <w:r w:rsidRPr="00240134">
        <w:rPr>
          <w:rFonts w:ascii="Times New Roman" w:hAnsi="Times New Roman" w:cs="Times New Roman"/>
          <w:b/>
          <w:bCs/>
          <w:sz w:val="28"/>
          <w:szCs w:val="28"/>
        </w:rPr>
        <w:t xml:space="preserve"> </w:t>
      </w:r>
      <w:r w:rsidR="001F2E11" w:rsidRPr="00240134">
        <w:rPr>
          <w:rFonts w:ascii="Times New Roman" w:hAnsi="Times New Roman" w:cs="Times New Roman"/>
          <w:b/>
          <w:bCs/>
          <w:sz w:val="28"/>
          <w:szCs w:val="28"/>
        </w:rPr>
        <w:t>Python</w:t>
      </w:r>
    </w:p>
    <w:p w14:paraId="6BFF774C" w14:textId="0DB22E37" w:rsidR="00DE4EA5" w:rsidRPr="00240134" w:rsidRDefault="00CA692B" w:rsidP="00DE4EA5">
      <w:pPr>
        <w:ind w:firstLine="360"/>
        <w:jc w:val="left"/>
        <w:rPr>
          <w:rFonts w:ascii="Times New Roman" w:hAnsi="Times New Roman" w:cs="Times New Roman"/>
          <w:sz w:val="22"/>
          <w:szCs w:val="24"/>
          <w:lang w:val="en-US"/>
        </w:rPr>
      </w:pPr>
      <w:r w:rsidRPr="00240134">
        <w:rPr>
          <w:rFonts w:ascii="Times New Roman" w:hAnsi="Times New Roman" w:cs="Times New Roman"/>
          <w:sz w:val="22"/>
          <w:szCs w:val="24"/>
          <w:lang w:val="en-US"/>
        </w:rPr>
        <w:t xml:space="preserve">As mentioned in a previous section, </w:t>
      </w:r>
      <w:r w:rsidR="009E1C95" w:rsidRPr="00240134">
        <w:rPr>
          <w:rFonts w:ascii="Times New Roman" w:hAnsi="Times New Roman" w:cs="Times New Roman"/>
          <w:sz w:val="22"/>
          <w:szCs w:val="24"/>
          <w:lang w:val="en-US"/>
        </w:rPr>
        <w:t>Python is a</w:t>
      </w:r>
      <w:r w:rsidR="00923C71" w:rsidRPr="00240134">
        <w:rPr>
          <w:rFonts w:ascii="Times New Roman" w:hAnsi="Times New Roman" w:cs="Times New Roman"/>
          <w:sz w:val="22"/>
          <w:szCs w:val="24"/>
          <w:lang w:val="en-US"/>
        </w:rPr>
        <w:t xml:space="preserve">n </w:t>
      </w:r>
      <w:r w:rsidR="009E1C95" w:rsidRPr="00240134">
        <w:rPr>
          <w:rFonts w:ascii="Times New Roman" w:hAnsi="Times New Roman" w:cs="Times New Roman"/>
          <w:sz w:val="22"/>
          <w:szCs w:val="24"/>
          <w:lang w:val="en-US"/>
        </w:rPr>
        <w:t xml:space="preserve">open-source programming language known for its simplicity, readability, and versatility. It's widely used in data science, web </w:t>
      </w:r>
      <w:r w:rsidR="009E1C95" w:rsidRPr="00240134">
        <w:rPr>
          <w:rFonts w:ascii="Times New Roman" w:hAnsi="Times New Roman" w:cs="Times New Roman"/>
          <w:sz w:val="22"/>
          <w:szCs w:val="24"/>
          <w:lang w:val="en-US"/>
        </w:rPr>
        <w:lastRenderedPageBreak/>
        <w:t>development, automation, machine learning, and computing.</w:t>
      </w:r>
      <w:r w:rsidR="004F1702" w:rsidRPr="00240134">
        <w:rPr>
          <w:rFonts w:ascii="Times New Roman" w:hAnsi="Times New Roman" w:cs="Times New Roman"/>
          <w:sz w:val="22"/>
          <w:szCs w:val="24"/>
          <w:lang w:val="en-US"/>
        </w:rPr>
        <w:t xml:space="preserve"> The easy </w:t>
      </w:r>
      <w:r w:rsidR="00913C7D" w:rsidRPr="00240134">
        <w:rPr>
          <w:rFonts w:ascii="Times New Roman" w:hAnsi="Times New Roman" w:cs="Times New Roman"/>
          <w:sz w:val="22"/>
          <w:szCs w:val="24"/>
          <w:lang w:val="en-US"/>
        </w:rPr>
        <w:t xml:space="preserve">accessibility, </w:t>
      </w:r>
      <w:r w:rsidR="00E348C0" w:rsidRPr="00240134">
        <w:rPr>
          <w:rFonts w:ascii="Times New Roman" w:hAnsi="Times New Roman" w:cs="Times New Roman"/>
          <w:sz w:val="22"/>
          <w:szCs w:val="24"/>
          <w:lang w:val="en-US"/>
        </w:rPr>
        <w:t xml:space="preserve">simple </w:t>
      </w:r>
      <w:r w:rsidR="00AC285B" w:rsidRPr="00240134">
        <w:rPr>
          <w:rFonts w:ascii="Times New Roman" w:hAnsi="Times New Roman" w:cs="Times New Roman"/>
          <w:sz w:val="22"/>
          <w:szCs w:val="24"/>
          <w:lang w:val="en-US"/>
        </w:rPr>
        <w:t xml:space="preserve">syntax, and large </w:t>
      </w:r>
      <w:r w:rsidR="006238A8" w:rsidRPr="00240134">
        <w:rPr>
          <w:rFonts w:ascii="Times New Roman" w:hAnsi="Times New Roman" w:cs="Times New Roman"/>
          <w:sz w:val="22"/>
          <w:szCs w:val="24"/>
          <w:lang w:val="en-US"/>
        </w:rPr>
        <w:t>number</w:t>
      </w:r>
      <w:r w:rsidR="00AC285B" w:rsidRPr="00240134">
        <w:rPr>
          <w:rFonts w:ascii="Times New Roman" w:hAnsi="Times New Roman" w:cs="Times New Roman"/>
          <w:sz w:val="22"/>
          <w:szCs w:val="24"/>
          <w:lang w:val="en-US"/>
        </w:rPr>
        <w:t xml:space="preserve"> of libraries that help with specific tasks are reasons why it will be used in this </w:t>
      </w:r>
      <w:r w:rsidR="00DE4EA5" w:rsidRPr="00240134">
        <w:rPr>
          <w:rFonts w:ascii="Times New Roman" w:hAnsi="Times New Roman" w:cs="Times New Roman"/>
          <w:sz w:val="22"/>
          <w:szCs w:val="24"/>
          <w:lang w:val="en-US"/>
        </w:rPr>
        <w:t>research.</w:t>
      </w:r>
    </w:p>
    <w:p w14:paraId="15B6E4BB" w14:textId="0E3BB478" w:rsidR="00FB18F1" w:rsidRPr="00240134" w:rsidRDefault="00E05BED" w:rsidP="00DE4EA5">
      <w:pPr>
        <w:ind w:firstLine="360"/>
        <w:jc w:val="left"/>
        <w:rPr>
          <w:rFonts w:ascii="Times New Roman" w:hAnsi="Times New Roman" w:cs="Times New Roman"/>
          <w:sz w:val="22"/>
          <w:szCs w:val="24"/>
          <w:lang w:val="en-US"/>
        </w:rPr>
      </w:pPr>
      <w:r w:rsidRPr="00240134">
        <w:rPr>
          <w:rFonts w:ascii="Times New Roman" w:hAnsi="Times New Roman" w:cs="Times New Roman"/>
          <w:sz w:val="22"/>
          <w:szCs w:val="24"/>
          <w:lang w:val="en-US"/>
        </w:rPr>
        <w:t>As mentioned before</w:t>
      </w:r>
      <w:r w:rsidR="009E1C95" w:rsidRPr="00240134">
        <w:rPr>
          <w:rFonts w:ascii="Times New Roman" w:hAnsi="Times New Roman" w:cs="Times New Roman"/>
          <w:sz w:val="22"/>
          <w:szCs w:val="24"/>
          <w:lang w:val="en-US"/>
        </w:rPr>
        <w:t>, Python is used to build a CAM system</w:t>
      </w:r>
      <w:r w:rsidR="00DE4EA5" w:rsidRPr="00240134">
        <w:rPr>
          <w:rFonts w:ascii="Times New Roman" w:hAnsi="Times New Roman" w:cs="Times New Roman"/>
          <w:sz w:val="22"/>
          <w:szCs w:val="24"/>
          <w:lang w:val="en-US"/>
        </w:rPr>
        <w:t xml:space="preserve"> that </w:t>
      </w:r>
      <w:r w:rsidR="0032345C" w:rsidRPr="00240134">
        <w:rPr>
          <w:rFonts w:ascii="Times New Roman" w:hAnsi="Times New Roman" w:cs="Times New Roman"/>
          <w:sz w:val="22"/>
          <w:szCs w:val="24"/>
          <w:lang w:val="en-US"/>
        </w:rPr>
        <w:t>takes STL data and generates</w:t>
      </w:r>
      <w:r w:rsidR="00DE4EA5" w:rsidRPr="00240134">
        <w:rPr>
          <w:rFonts w:ascii="Times New Roman" w:hAnsi="Times New Roman" w:cs="Times New Roman"/>
          <w:sz w:val="22"/>
          <w:szCs w:val="24"/>
          <w:lang w:val="en-US"/>
        </w:rPr>
        <w:t xml:space="preserve"> </w:t>
      </w:r>
      <w:r w:rsidR="009E1C95" w:rsidRPr="00240134">
        <w:rPr>
          <w:rFonts w:ascii="Times New Roman" w:hAnsi="Times New Roman" w:cs="Times New Roman"/>
          <w:sz w:val="22"/>
          <w:szCs w:val="24"/>
          <w:lang w:val="en-US"/>
        </w:rPr>
        <w:t>G-code for CNC machining.</w:t>
      </w:r>
    </w:p>
    <w:p w14:paraId="44EB9CE0" w14:textId="5020401F" w:rsidR="00B62AA2" w:rsidRPr="00240134" w:rsidRDefault="00B62AA2" w:rsidP="00DE4EA5">
      <w:pPr>
        <w:ind w:firstLine="360"/>
        <w:jc w:val="left"/>
        <w:rPr>
          <w:rFonts w:ascii="Times New Roman" w:hAnsi="Times New Roman" w:cs="Times New Roman"/>
          <w:sz w:val="22"/>
          <w:szCs w:val="24"/>
          <w:lang w:val="en-US"/>
        </w:rPr>
      </w:pPr>
    </w:p>
    <w:p w14:paraId="2D2DC2F5" w14:textId="2EC61AB4" w:rsidR="001F2E11" w:rsidRPr="00240134" w:rsidRDefault="00704FB9" w:rsidP="005856AD">
      <w:pPr>
        <w:pStyle w:val="ListParagraph"/>
        <w:numPr>
          <w:ilvl w:val="1"/>
          <w:numId w:val="11"/>
        </w:numPr>
        <w:rPr>
          <w:rFonts w:ascii="Times New Roman" w:hAnsi="Times New Roman" w:cs="Times New Roman"/>
          <w:b/>
          <w:bCs/>
          <w:sz w:val="28"/>
          <w:szCs w:val="28"/>
        </w:rPr>
      </w:pPr>
      <w:r w:rsidRPr="00240134">
        <w:rPr>
          <w:rFonts w:ascii="Times New Roman" w:hAnsi="Times New Roman" w:cs="Times New Roman"/>
          <w:b/>
          <w:bCs/>
          <w:sz w:val="28"/>
          <w:szCs w:val="28"/>
        </w:rPr>
        <w:t xml:space="preserve"> </w:t>
      </w:r>
      <w:r w:rsidR="00E10B57" w:rsidRPr="00240134">
        <w:rPr>
          <w:rFonts w:ascii="Times New Roman" w:hAnsi="Times New Roman" w:cs="Times New Roman"/>
          <w:b/>
          <w:bCs/>
          <w:sz w:val="28"/>
          <w:szCs w:val="28"/>
        </w:rPr>
        <w:t xml:space="preserve">Discontinuous </w:t>
      </w:r>
      <w:r w:rsidR="001F2E11" w:rsidRPr="00240134">
        <w:rPr>
          <w:rFonts w:ascii="Times New Roman" w:hAnsi="Times New Roman" w:cs="Times New Roman"/>
          <w:b/>
          <w:bCs/>
          <w:sz w:val="28"/>
          <w:szCs w:val="28"/>
        </w:rPr>
        <w:t>CFRTP</w:t>
      </w:r>
    </w:p>
    <w:p w14:paraId="37D2F5F0" w14:textId="5D3029ED" w:rsidR="00E51562" w:rsidRPr="00240134" w:rsidRDefault="0022707B" w:rsidP="00A16F58">
      <w:pPr>
        <w:spacing w:after="160"/>
        <w:ind w:firstLine="360"/>
        <w:jc w:val="left"/>
        <w:rPr>
          <w:rFonts w:ascii="Times New Roman" w:hAnsi="Times New Roman" w:cs="Times New Roman"/>
          <w:sz w:val="22"/>
          <w:szCs w:val="24"/>
          <w:lang w:val="en-US"/>
        </w:rPr>
      </w:pPr>
      <w:r w:rsidRPr="00240134">
        <w:rPr>
          <w:rFonts w:ascii="Times New Roman" w:hAnsi="Times New Roman" w:cs="Times New Roman"/>
          <w:sz w:val="22"/>
        </w:rPr>
        <w:t xml:space="preserve">As mentioned earlier in this paper, </w:t>
      </w:r>
      <w:r w:rsidR="00B96205" w:rsidRPr="00240134">
        <w:rPr>
          <w:rFonts w:ascii="Times New Roman" w:hAnsi="Times New Roman" w:cs="Times New Roman"/>
          <w:sz w:val="22"/>
        </w:rPr>
        <w:t>t</w:t>
      </w:r>
      <w:r w:rsidRPr="00240134">
        <w:rPr>
          <w:rFonts w:ascii="Times New Roman" w:hAnsi="Times New Roman" w:cs="Times New Roman"/>
          <w:sz w:val="22"/>
        </w:rPr>
        <w:t>his study</w:t>
      </w:r>
      <w:r w:rsidR="00DF1648" w:rsidRPr="00240134">
        <w:rPr>
          <w:rFonts w:ascii="Times New Roman" w:hAnsi="Times New Roman" w:cs="Times New Roman"/>
          <w:sz w:val="22"/>
        </w:rPr>
        <w:t xml:space="preserve"> will </w:t>
      </w:r>
      <w:r w:rsidR="0032345C" w:rsidRPr="00240134">
        <w:rPr>
          <w:rFonts w:ascii="Times New Roman" w:hAnsi="Times New Roman" w:cs="Times New Roman"/>
          <w:sz w:val="22"/>
        </w:rPr>
        <w:t>use</w:t>
      </w:r>
      <w:r w:rsidRPr="00240134">
        <w:rPr>
          <w:rFonts w:ascii="Times New Roman" w:hAnsi="Times New Roman" w:cs="Times New Roman"/>
          <w:sz w:val="22"/>
        </w:rPr>
        <w:t xml:space="preserve"> discontinuous CFRTP </w:t>
      </w:r>
      <w:r w:rsidR="00DF1648" w:rsidRPr="00240134">
        <w:rPr>
          <w:rFonts w:ascii="Times New Roman" w:hAnsi="Times New Roman" w:cs="Times New Roman"/>
          <w:sz w:val="22"/>
        </w:rPr>
        <w:t xml:space="preserve">as the test material. The </w:t>
      </w:r>
      <w:r w:rsidR="001A1A61" w:rsidRPr="00240134">
        <w:rPr>
          <w:rFonts w:ascii="Times New Roman" w:hAnsi="Times New Roman" w:cs="Times New Roman"/>
          <w:sz w:val="22"/>
        </w:rPr>
        <w:t>i</w:t>
      </w:r>
      <w:r w:rsidR="00965F56" w:rsidRPr="00240134">
        <w:rPr>
          <w:rFonts w:ascii="Times New Roman" w:hAnsi="Times New Roman" w:cs="Times New Roman"/>
          <w:sz w:val="22"/>
        </w:rPr>
        <w:t>ntegrated structure, random orientation</w:t>
      </w:r>
      <w:r w:rsidR="001A1A61" w:rsidRPr="00240134">
        <w:rPr>
          <w:rFonts w:ascii="Times New Roman" w:hAnsi="Times New Roman" w:cs="Times New Roman"/>
          <w:sz w:val="22"/>
        </w:rPr>
        <w:t xml:space="preserve"> of the fibers, and high press </w:t>
      </w:r>
      <w:r w:rsidR="006238A8" w:rsidRPr="00240134">
        <w:rPr>
          <w:rFonts w:ascii="Times New Roman" w:hAnsi="Times New Roman" w:cs="Times New Roman"/>
          <w:sz w:val="22"/>
        </w:rPr>
        <w:t>formability</w:t>
      </w:r>
      <w:r w:rsidR="001A1A61" w:rsidRPr="00240134">
        <w:rPr>
          <w:rFonts w:ascii="Times New Roman" w:hAnsi="Times New Roman" w:cs="Times New Roman"/>
          <w:sz w:val="22"/>
        </w:rPr>
        <w:t xml:space="preserve"> are all reasons for the </w:t>
      </w:r>
      <w:r w:rsidR="00CA7948" w:rsidRPr="00240134">
        <w:rPr>
          <w:rFonts w:ascii="Times New Roman" w:hAnsi="Times New Roman" w:cs="Times New Roman"/>
          <w:sz w:val="22"/>
        </w:rPr>
        <w:t>use of discontinuous CFRTP.</w:t>
      </w:r>
      <w:r w:rsidR="00E51562" w:rsidRPr="00240134">
        <w:rPr>
          <w:rFonts w:ascii="Times New Roman" w:hAnsi="Times New Roman" w:cs="Times New Roman"/>
          <w:sz w:val="22"/>
        </w:rPr>
        <w:t xml:space="preserve"> </w:t>
      </w:r>
      <w:r w:rsidR="00C457F0" w:rsidRPr="00240134">
        <w:rPr>
          <w:rFonts w:ascii="Times New Roman" w:hAnsi="Times New Roman" w:cs="Times New Roman"/>
          <w:sz w:val="22"/>
        </w:rPr>
        <w:t xml:space="preserve">The </w:t>
      </w:r>
      <w:r w:rsidR="00E51562" w:rsidRPr="00240134">
        <w:rPr>
          <w:rFonts w:ascii="Times New Roman" w:hAnsi="Times New Roman" w:cs="Times New Roman"/>
          <w:sz w:val="22"/>
          <w:szCs w:val="24"/>
          <w:lang w:val="en-US"/>
        </w:rPr>
        <w:t>CFRTP sheet</w:t>
      </w:r>
      <w:r w:rsidR="00C457F0" w:rsidRPr="00240134">
        <w:rPr>
          <w:rFonts w:ascii="Times New Roman" w:hAnsi="Times New Roman" w:cs="Times New Roman"/>
          <w:sz w:val="22"/>
          <w:szCs w:val="24"/>
          <w:lang w:val="en-US"/>
        </w:rPr>
        <w:t xml:space="preserve">s used are </w:t>
      </w:r>
      <w:r w:rsidR="00E51562" w:rsidRPr="00240134">
        <w:rPr>
          <w:rFonts w:ascii="Times New Roman" w:hAnsi="Times New Roman" w:cs="Times New Roman"/>
          <w:sz w:val="22"/>
          <w:szCs w:val="24"/>
          <w:lang w:val="en-US"/>
        </w:rPr>
        <w:t>PA6 matrix, 20 wt% carbon fiber</w:t>
      </w:r>
      <w:r w:rsidR="00D05C19" w:rsidRPr="00240134">
        <w:rPr>
          <w:rFonts w:ascii="Times New Roman" w:hAnsi="Times New Roman" w:cs="Times New Roman"/>
          <w:sz w:val="22"/>
          <w:szCs w:val="24"/>
          <w:lang w:val="en-US"/>
        </w:rPr>
        <w:t>. The</w:t>
      </w:r>
      <w:r w:rsidR="00A16F58" w:rsidRPr="00240134">
        <w:rPr>
          <w:rFonts w:ascii="Times New Roman" w:hAnsi="Times New Roman" w:cs="Times New Roman"/>
          <w:sz w:val="22"/>
          <w:szCs w:val="24"/>
          <w:lang w:val="en-US"/>
        </w:rPr>
        <w:t xml:space="preserve"> dimensions will be </w:t>
      </w:r>
      <w:r w:rsidR="00E51562" w:rsidRPr="00240134">
        <w:rPr>
          <w:rFonts w:ascii="Times New Roman" w:hAnsi="Times New Roman" w:cs="Times New Roman"/>
          <w:sz w:val="22"/>
          <w:szCs w:val="24"/>
          <w:lang w:val="en-US"/>
        </w:rPr>
        <w:t>Size: 110 mm × 110 mm × 1 mm</w:t>
      </w:r>
      <w:r w:rsidR="00C457F0" w:rsidRPr="00240134">
        <w:rPr>
          <w:rFonts w:ascii="Times New Roman" w:hAnsi="Times New Roman" w:cs="Times New Roman"/>
          <w:sz w:val="22"/>
          <w:szCs w:val="24"/>
          <w:lang w:val="en-US"/>
        </w:rPr>
        <w:t xml:space="preserve">, and it </w:t>
      </w:r>
      <w:r w:rsidR="00A16F58" w:rsidRPr="00240134">
        <w:rPr>
          <w:rFonts w:ascii="Times New Roman" w:hAnsi="Times New Roman" w:cs="Times New Roman"/>
          <w:sz w:val="22"/>
          <w:szCs w:val="24"/>
          <w:lang w:val="en-US"/>
        </w:rPr>
        <w:t xml:space="preserve">will be </w:t>
      </w:r>
      <w:r w:rsidR="00C457F0" w:rsidRPr="00240134">
        <w:rPr>
          <w:rFonts w:ascii="Times New Roman" w:hAnsi="Times New Roman" w:cs="Times New Roman"/>
          <w:sz w:val="22"/>
          <w:szCs w:val="24"/>
          <w:lang w:val="en-US"/>
        </w:rPr>
        <w:t>d</w:t>
      </w:r>
      <w:r w:rsidR="00E51562" w:rsidRPr="00240134">
        <w:rPr>
          <w:rFonts w:ascii="Times New Roman" w:hAnsi="Times New Roman" w:cs="Times New Roman"/>
          <w:sz w:val="22"/>
          <w:szCs w:val="24"/>
          <w:lang w:val="en-US"/>
        </w:rPr>
        <w:t xml:space="preserve">ried at 120°C for 24 hours using </w:t>
      </w:r>
      <w:r w:rsidR="0018024A" w:rsidRPr="00240134">
        <w:rPr>
          <w:rFonts w:ascii="Times New Roman" w:hAnsi="Times New Roman" w:cs="Times New Roman"/>
          <w:sz w:val="22"/>
          <w:szCs w:val="24"/>
          <w:lang w:val="en-US"/>
        </w:rPr>
        <w:t xml:space="preserve">a </w:t>
      </w:r>
      <w:r w:rsidR="0018024A" w:rsidRPr="00240134">
        <w:rPr>
          <w:rFonts w:ascii="Times New Roman" w:hAnsi="Times New Roman" w:cs="Times New Roman"/>
          <w:sz w:val="22"/>
          <w:szCs w:val="24"/>
        </w:rPr>
        <w:t>hot air drying furnace</w:t>
      </w:r>
      <w:commentRangeStart w:id="31"/>
      <w:commentRangeEnd w:id="31"/>
      <w:r w:rsidR="002032D6" w:rsidRPr="00240134">
        <w:rPr>
          <w:rStyle w:val="CommentReference"/>
          <w:rFonts w:ascii="Times New Roman" w:hAnsi="Times New Roman" w:cs="Times New Roman"/>
        </w:rPr>
        <w:commentReference w:id="31"/>
      </w:r>
      <w:r w:rsidR="00E51562" w:rsidRPr="00240134">
        <w:rPr>
          <w:rFonts w:ascii="Times New Roman" w:hAnsi="Times New Roman" w:cs="Times New Roman"/>
          <w:sz w:val="22"/>
          <w:szCs w:val="24"/>
          <w:lang w:val="en-US"/>
        </w:rPr>
        <w:t xml:space="preserve"> oven to prevent moisture-induced degradation</w:t>
      </w:r>
      <w:r w:rsidR="00A16F58" w:rsidRPr="00240134">
        <w:rPr>
          <w:rFonts w:ascii="Times New Roman" w:hAnsi="Times New Roman" w:cs="Times New Roman"/>
          <w:sz w:val="22"/>
          <w:szCs w:val="24"/>
          <w:lang w:val="en-US"/>
        </w:rPr>
        <w:t xml:space="preserve"> during the incremental forming.</w:t>
      </w:r>
    </w:p>
    <w:p w14:paraId="5545D1B8" w14:textId="6FA88368" w:rsidR="003B0BE0" w:rsidRPr="00240134" w:rsidRDefault="00704FB9" w:rsidP="005856AD">
      <w:pPr>
        <w:pStyle w:val="ListParagraph"/>
        <w:numPr>
          <w:ilvl w:val="1"/>
          <w:numId w:val="11"/>
        </w:numPr>
        <w:rPr>
          <w:rFonts w:ascii="Times New Roman" w:hAnsi="Times New Roman" w:cs="Times New Roman"/>
          <w:b/>
          <w:bCs/>
          <w:sz w:val="28"/>
          <w:szCs w:val="28"/>
        </w:rPr>
      </w:pPr>
      <w:r w:rsidRPr="00240134">
        <w:rPr>
          <w:rFonts w:ascii="Times New Roman" w:hAnsi="Times New Roman" w:cs="Times New Roman"/>
          <w:b/>
          <w:bCs/>
          <w:sz w:val="28"/>
          <w:szCs w:val="28"/>
        </w:rPr>
        <w:t xml:space="preserve"> </w:t>
      </w:r>
      <w:r w:rsidR="00E958DF" w:rsidRPr="00240134">
        <w:rPr>
          <w:rFonts w:ascii="Times New Roman" w:hAnsi="Times New Roman" w:cs="Times New Roman"/>
          <w:b/>
          <w:bCs/>
          <w:sz w:val="28"/>
          <w:szCs w:val="28"/>
        </w:rPr>
        <w:t>Oil bath</w:t>
      </w:r>
    </w:p>
    <w:p w14:paraId="661A4E3E" w14:textId="7FD9024F" w:rsidR="00FF0EB4" w:rsidRPr="00240134" w:rsidRDefault="003B0BE0" w:rsidP="00F61CD6">
      <w:pPr>
        <w:ind w:firstLine="360"/>
        <w:jc w:val="left"/>
        <w:rPr>
          <w:rFonts w:ascii="Times New Roman" w:hAnsi="Times New Roman" w:cs="Times New Roman"/>
          <w:sz w:val="22"/>
          <w:szCs w:val="24"/>
          <w:lang w:val="en-US"/>
        </w:rPr>
      </w:pPr>
      <w:r w:rsidRPr="00240134">
        <w:rPr>
          <w:rFonts w:ascii="Times New Roman" w:hAnsi="Times New Roman" w:cs="Times New Roman"/>
          <w:sz w:val="22"/>
        </w:rPr>
        <w:t xml:space="preserve">The oil bath that will be used in this experiment </w:t>
      </w:r>
      <w:r w:rsidR="001D2203" w:rsidRPr="00240134">
        <w:rPr>
          <w:rFonts w:ascii="Times New Roman" w:hAnsi="Times New Roman" w:cs="Times New Roman"/>
          <w:sz w:val="22"/>
        </w:rPr>
        <w:t xml:space="preserve">is </w:t>
      </w:r>
      <w:r w:rsidR="00FF0EB4" w:rsidRPr="00240134">
        <w:rPr>
          <w:rFonts w:ascii="Times New Roman" w:hAnsi="Times New Roman" w:cs="Times New Roman"/>
          <w:sz w:val="22"/>
        </w:rPr>
        <w:t>the o</w:t>
      </w:r>
      <w:r w:rsidR="00FF0EB4" w:rsidRPr="00240134">
        <w:rPr>
          <w:rFonts w:ascii="Times New Roman" w:hAnsi="Times New Roman" w:cs="Times New Roman"/>
          <w:sz w:val="22"/>
          <w:szCs w:val="24"/>
          <w:lang w:val="en-US"/>
        </w:rPr>
        <w:t xml:space="preserve">il bath that was used in the previous experiment, the T-22H model (Thomas Scientific). The </w:t>
      </w:r>
      <w:r w:rsidR="001C08AD" w:rsidRPr="00240134">
        <w:rPr>
          <w:rFonts w:ascii="Times New Roman" w:hAnsi="Times New Roman" w:cs="Times New Roman"/>
          <w:sz w:val="22"/>
          <w:szCs w:val="24"/>
          <w:lang w:val="en-US"/>
        </w:rPr>
        <w:t xml:space="preserve">oil bath can reach temperatures up to </w:t>
      </w:r>
      <w:r w:rsidR="00FF0EB4" w:rsidRPr="00240134">
        <w:rPr>
          <w:rFonts w:ascii="Times New Roman" w:hAnsi="Times New Roman" w:cs="Times New Roman"/>
          <w:sz w:val="22"/>
          <w:szCs w:val="24"/>
          <w:lang w:val="en-US"/>
        </w:rPr>
        <w:t>200°C</w:t>
      </w:r>
      <w:r w:rsidR="001C08AD" w:rsidRPr="00240134">
        <w:rPr>
          <w:rFonts w:ascii="Times New Roman" w:hAnsi="Times New Roman" w:cs="Times New Roman"/>
          <w:sz w:val="22"/>
          <w:szCs w:val="24"/>
          <w:lang w:val="en-US"/>
        </w:rPr>
        <w:t>, has a p</w:t>
      </w:r>
      <w:r w:rsidR="00FF0EB4" w:rsidRPr="00240134">
        <w:rPr>
          <w:rFonts w:ascii="Times New Roman" w:hAnsi="Times New Roman" w:cs="Times New Roman"/>
          <w:sz w:val="22"/>
          <w:szCs w:val="24"/>
          <w:lang w:val="en-US"/>
        </w:rPr>
        <w:t>recision</w:t>
      </w:r>
      <w:r w:rsidR="001C08AD" w:rsidRPr="00240134">
        <w:rPr>
          <w:rFonts w:ascii="Times New Roman" w:hAnsi="Times New Roman" w:cs="Times New Roman"/>
          <w:sz w:val="22"/>
          <w:szCs w:val="24"/>
          <w:lang w:val="en-US"/>
        </w:rPr>
        <w:t xml:space="preserve"> </w:t>
      </w:r>
      <w:r w:rsidR="00A16F58" w:rsidRPr="00240134">
        <w:rPr>
          <w:rFonts w:ascii="Times New Roman" w:hAnsi="Times New Roman" w:cs="Times New Roman"/>
          <w:sz w:val="22"/>
          <w:szCs w:val="24"/>
          <w:lang w:val="en-US"/>
        </w:rPr>
        <w:t>of ±</w:t>
      </w:r>
      <w:r w:rsidR="00FF0EB4" w:rsidRPr="00240134">
        <w:rPr>
          <w:rFonts w:ascii="Times New Roman" w:hAnsi="Times New Roman" w:cs="Times New Roman"/>
          <w:sz w:val="22"/>
          <w:szCs w:val="24"/>
          <w:lang w:val="en-US"/>
        </w:rPr>
        <w:t>0.2°C</w:t>
      </w:r>
      <w:r w:rsidR="00934A6A" w:rsidRPr="00240134">
        <w:rPr>
          <w:rFonts w:ascii="Times New Roman" w:hAnsi="Times New Roman" w:cs="Times New Roman"/>
          <w:sz w:val="22"/>
          <w:szCs w:val="24"/>
          <w:lang w:val="en-US"/>
        </w:rPr>
        <w:t>, and uses jet circulation to move the oil around,</w:t>
      </w:r>
      <w:r w:rsidR="00F61CD6" w:rsidRPr="00240134">
        <w:rPr>
          <w:rFonts w:ascii="Times New Roman" w:hAnsi="Times New Roman" w:cs="Times New Roman"/>
          <w:sz w:val="22"/>
          <w:szCs w:val="24"/>
          <w:lang w:val="en-US"/>
        </w:rPr>
        <w:t xml:space="preserve"> ensuring that the heat of the oil is uniform. </w:t>
      </w:r>
    </w:p>
    <w:p w14:paraId="676B4DE4" w14:textId="1A38A0A7" w:rsidR="003B0BE0" w:rsidRPr="00240134" w:rsidRDefault="003B0BE0" w:rsidP="003B0BE0">
      <w:pPr>
        <w:ind w:left="360"/>
        <w:rPr>
          <w:rFonts w:ascii="Times New Roman" w:hAnsi="Times New Roman" w:cs="Times New Roman"/>
          <w:sz w:val="22"/>
        </w:rPr>
      </w:pPr>
    </w:p>
    <w:p w14:paraId="2ED1391B" w14:textId="6074FD96" w:rsidR="0052343E" w:rsidRPr="00240134" w:rsidRDefault="00704FB9" w:rsidP="005856AD">
      <w:pPr>
        <w:pStyle w:val="ListParagraph"/>
        <w:numPr>
          <w:ilvl w:val="1"/>
          <w:numId w:val="11"/>
        </w:numPr>
        <w:rPr>
          <w:rFonts w:ascii="Times New Roman" w:hAnsi="Times New Roman" w:cs="Times New Roman"/>
          <w:b/>
          <w:bCs/>
          <w:sz w:val="28"/>
          <w:szCs w:val="28"/>
        </w:rPr>
      </w:pPr>
      <w:r w:rsidRPr="00240134">
        <w:rPr>
          <w:rFonts w:ascii="Times New Roman" w:hAnsi="Times New Roman" w:cs="Times New Roman"/>
          <w:b/>
          <w:bCs/>
          <w:sz w:val="28"/>
          <w:szCs w:val="28"/>
        </w:rPr>
        <w:t xml:space="preserve"> </w:t>
      </w:r>
      <w:r w:rsidR="0052343E" w:rsidRPr="00240134">
        <w:rPr>
          <w:rFonts w:ascii="Times New Roman" w:hAnsi="Times New Roman" w:cs="Times New Roman"/>
          <w:b/>
          <w:bCs/>
          <w:sz w:val="28"/>
          <w:szCs w:val="28"/>
        </w:rPr>
        <w:t>Type of oil</w:t>
      </w:r>
    </w:p>
    <w:p w14:paraId="2E019026" w14:textId="0ACE5D76" w:rsidR="00BF080C" w:rsidRPr="00240134" w:rsidRDefault="00BF080C" w:rsidP="00EA01AC">
      <w:pPr>
        <w:ind w:firstLine="360"/>
        <w:rPr>
          <w:rFonts w:ascii="Times New Roman" w:hAnsi="Times New Roman" w:cs="Times New Roman"/>
        </w:rPr>
      </w:pPr>
      <w:r w:rsidRPr="00240134">
        <w:rPr>
          <w:rFonts w:ascii="Times New Roman" w:hAnsi="Times New Roman" w:cs="Times New Roman"/>
        </w:rPr>
        <w:t>The silicone oil used is Shin-Etsu Chemical's K F</w:t>
      </w:r>
      <w:r w:rsidR="00EA01AC" w:rsidRPr="00240134">
        <w:rPr>
          <w:rFonts w:ascii="Times New Roman" w:hAnsi="Times New Roman" w:cs="Times New Roman"/>
        </w:rPr>
        <w:t>968.</w:t>
      </w:r>
      <w:r w:rsidRPr="00240134">
        <w:rPr>
          <w:rFonts w:ascii="Times New Roman" w:hAnsi="Times New Roman" w:cs="Times New Roman"/>
        </w:rPr>
        <w:t xml:space="preserve"> </w:t>
      </w:r>
      <w:r w:rsidR="0032345C" w:rsidRPr="00240134">
        <w:rPr>
          <w:rFonts w:ascii="Times New Roman" w:hAnsi="Times New Roman" w:cs="Times New Roman"/>
        </w:rPr>
        <w:t>Due to the characteristics of the sample, the liquid used in the oil bath must be resistant to temperatures between 323K and 473 K. This</w:t>
      </w:r>
      <w:r w:rsidRPr="00240134">
        <w:rPr>
          <w:rFonts w:ascii="Times New Roman" w:hAnsi="Times New Roman" w:cs="Times New Roman"/>
        </w:rPr>
        <w:t xml:space="preserve"> is also necessary to ensure safety during experiments.</w:t>
      </w:r>
    </w:p>
    <w:p w14:paraId="0D03BF40" w14:textId="13DAA555" w:rsidR="00BF080C" w:rsidRPr="00240134" w:rsidRDefault="00BF080C" w:rsidP="005856AD">
      <w:pPr>
        <w:pStyle w:val="ListParagraph"/>
        <w:numPr>
          <w:ilvl w:val="0"/>
          <w:numId w:val="15"/>
        </w:numPr>
        <w:rPr>
          <w:rFonts w:ascii="Times New Roman" w:hAnsi="Times New Roman" w:cs="Times New Roman"/>
        </w:rPr>
      </w:pPr>
      <w:r w:rsidRPr="00240134">
        <w:rPr>
          <w:rFonts w:ascii="Times New Roman" w:hAnsi="Times New Roman" w:cs="Times New Roman"/>
        </w:rPr>
        <w:t>High temperature resistance</w:t>
      </w:r>
    </w:p>
    <w:p w14:paraId="63CCABA0" w14:textId="02727950" w:rsidR="00BF080C" w:rsidRPr="00240134" w:rsidRDefault="00BF080C" w:rsidP="005856AD">
      <w:pPr>
        <w:pStyle w:val="ListParagraph"/>
        <w:numPr>
          <w:ilvl w:val="0"/>
          <w:numId w:val="15"/>
        </w:numPr>
        <w:rPr>
          <w:rFonts w:ascii="Times New Roman" w:hAnsi="Times New Roman" w:cs="Times New Roman"/>
        </w:rPr>
      </w:pPr>
      <w:r w:rsidRPr="00240134">
        <w:rPr>
          <w:rFonts w:ascii="Times New Roman" w:hAnsi="Times New Roman" w:cs="Times New Roman"/>
        </w:rPr>
        <w:t xml:space="preserve">Low thermal degradation (anti-spontaneous </w:t>
      </w:r>
      <w:r w:rsidR="0032345C" w:rsidRPr="00240134">
        <w:rPr>
          <w:rFonts w:ascii="Times New Roman" w:hAnsi="Times New Roman" w:cs="Times New Roman"/>
        </w:rPr>
        <w:t>combustion)</w:t>
      </w:r>
    </w:p>
    <w:p w14:paraId="3DE10DDD" w14:textId="1DAF6952" w:rsidR="00BF080C" w:rsidRPr="00240134" w:rsidRDefault="00BF080C" w:rsidP="005856AD">
      <w:pPr>
        <w:pStyle w:val="ListParagraph"/>
        <w:numPr>
          <w:ilvl w:val="0"/>
          <w:numId w:val="15"/>
        </w:numPr>
        <w:rPr>
          <w:rFonts w:ascii="Times New Roman" w:hAnsi="Times New Roman" w:cs="Times New Roman"/>
        </w:rPr>
      </w:pPr>
      <w:r w:rsidRPr="00240134">
        <w:rPr>
          <w:rFonts w:ascii="Times New Roman" w:hAnsi="Times New Roman" w:cs="Times New Roman"/>
        </w:rPr>
        <w:t>Low volatility</w:t>
      </w:r>
    </w:p>
    <w:p w14:paraId="0ABAB003" w14:textId="77777777" w:rsidR="00EA01AC" w:rsidRPr="00240134" w:rsidRDefault="00BF080C" w:rsidP="005856AD">
      <w:pPr>
        <w:pStyle w:val="ListParagraph"/>
        <w:numPr>
          <w:ilvl w:val="0"/>
          <w:numId w:val="15"/>
        </w:numPr>
        <w:rPr>
          <w:rFonts w:ascii="Times New Roman" w:hAnsi="Times New Roman" w:cs="Times New Roman"/>
        </w:rPr>
      </w:pPr>
      <w:r w:rsidRPr="00240134">
        <w:rPr>
          <w:rFonts w:ascii="Times New Roman" w:hAnsi="Times New Roman" w:cs="Times New Roman"/>
        </w:rPr>
        <w:t>This oil is used to satisfy the above points. The appearance is shown in Figure 3.</w:t>
      </w:r>
      <w:r w:rsidR="00EA01AC" w:rsidRPr="00240134">
        <w:rPr>
          <w:rFonts w:ascii="Times New Roman" w:hAnsi="Times New Roman" w:cs="Times New Roman"/>
        </w:rPr>
        <w:t>2</w:t>
      </w:r>
      <w:r w:rsidRPr="00240134">
        <w:rPr>
          <w:rFonts w:ascii="Times New Roman" w:hAnsi="Times New Roman" w:cs="Times New Roman"/>
        </w:rPr>
        <w:t xml:space="preserve"> below</w:t>
      </w:r>
      <w:r w:rsidR="00EA01AC" w:rsidRPr="00240134">
        <w:rPr>
          <w:rFonts w:ascii="Times New Roman" w:hAnsi="Times New Roman" w:cs="Times New Roman"/>
        </w:rPr>
        <w:t>.</w:t>
      </w:r>
    </w:p>
    <w:p w14:paraId="3CDB2A8E" w14:textId="2B417F3A" w:rsidR="00BF080C" w:rsidRPr="00240134" w:rsidRDefault="00BF080C" w:rsidP="00EA01AC">
      <w:pPr>
        <w:rPr>
          <w:rFonts w:ascii="Times New Roman" w:hAnsi="Times New Roman" w:cs="Times New Roman"/>
        </w:rPr>
      </w:pPr>
      <w:r w:rsidRPr="00240134">
        <w:rPr>
          <w:rFonts w:ascii="Times New Roman" w:hAnsi="Times New Roman" w:cs="Times New Roman"/>
          <w:noProof/>
        </w:rPr>
        <w:lastRenderedPageBreak/>
        <w:drawing>
          <wp:anchor distT="0" distB="0" distL="114300" distR="114300" simplePos="0" relativeHeight="251663360" behindDoc="0" locked="0" layoutInCell="1" allowOverlap="1" wp14:anchorId="17D20FB9" wp14:editId="6F0B14F9">
            <wp:simplePos x="0" y="0"/>
            <wp:positionH relativeFrom="margin">
              <wp:align>center</wp:align>
            </wp:positionH>
            <wp:positionV relativeFrom="paragraph">
              <wp:posOffset>40996</wp:posOffset>
            </wp:positionV>
            <wp:extent cx="1428750" cy="1428750"/>
            <wp:effectExtent l="0" t="0" r="0" b="0"/>
            <wp:wrapThrough wrapText="bothSides">
              <wp:wrapPolygon edited="0">
                <wp:start x="0" y="0"/>
                <wp:lineTo x="0" y="21312"/>
                <wp:lineTo x="21312" y="21312"/>
                <wp:lineTo x="21312" y="0"/>
                <wp:lineTo x="0" y="0"/>
              </wp:wrapPolygon>
            </wp:wrapThrough>
            <wp:docPr id="260162887" name="Picture 49" descr="離型油】のおすすめ人気ランキング - モノタロ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離型油】のおすすめ人気ランキング - モノタロウ"/>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pic:spPr>
                </pic:pic>
              </a:graphicData>
            </a:graphic>
            <wp14:sizeRelH relativeFrom="page">
              <wp14:pctWidth>0</wp14:pctWidth>
            </wp14:sizeRelH>
            <wp14:sizeRelV relativeFrom="page">
              <wp14:pctHeight>0</wp14:pctHeight>
            </wp14:sizeRelV>
          </wp:anchor>
        </w:drawing>
      </w:r>
    </w:p>
    <w:p w14:paraId="74AA10D1" w14:textId="4535570B" w:rsidR="00BF080C" w:rsidRPr="00240134" w:rsidRDefault="00BF080C" w:rsidP="00EC5F70">
      <w:pPr>
        <w:ind w:left="360"/>
        <w:rPr>
          <w:rFonts w:ascii="Times New Roman" w:hAnsi="Times New Roman" w:cs="Times New Roman"/>
        </w:rPr>
      </w:pPr>
    </w:p>
    <w:p w14:paraId="3B541B16" w14:textId="77777777" w:rsidR="00BF080C" w:rsidRPr="00240134" w:rsidRDefault="00BF080C" w:rsidP="00EC5F70">
      <w:pPr>
        <w:ind w:left="360"/>
        <w:rPr>
          <w:rFonts w:ascii="Times New Roman" w:hAnsi="Times New Roman" w:cs="Times New Roman"/>
        </w:rPr>
      </w:pPr>
    </w:p>
    <w:p w14:paraId="249FE9E5" w14:textId="77777777" w:rsidR="00BF080C" w:rsidRPr="00240134" w:rsidRDefault="00BF080C" w:rsidP="00EC5F70">
      <w:pPr>
        <w:ind w:left="360"/>
        <w:rPr>
          <w:rFonts w:ascii="Times New Roman" w:hAnsi="Times New Roman" w:cs="Times New Roman"/>
        </w:rPr>
      </w:pPr>
    </w:p>
    <w:p w14:paraId="25DCB3EF" w14:textId="77777777" w:rsidR="00BF080C" w:rsidRPr="00240134" w:rsidRDefault="00BF080C" w:rsidP="00EC5F70">
      <w:pPr>
        <w:ind w:left="360"/>
        <w:rPr>
          <w:rFonts w:ascii="Times New Roman" w:hAnsi="Times New Roman" w:cs="Times New Roman"/>
        </w:rPr>
      </w:pPr>
    </w:p>
    <w:p w14:paraId="1EEFA514" w14:textId="77777777" w:rsidR="00BF080C" w:rsidRPr="00240134" w:rsidRDefault="00BF080C" w:rsidP="00EC5F70">
      <w:pPr>
        <w:ind w:left="360"/>
        <w:rPr>
          <w:rFonts w:ascii="Times New Roman" w:hAnsi="Times New Roman" w:cs="Times New Roman"/>
        </w:rPr>
      </w:pPr>
    </w:p>
    <w:p w14:paraId="0B699182" w14:textId="77777777" w:rsidR="00BF080C" w:rsidRPr="00240134" w:rsidRDefault="00BF080C" w:rsidP="00EC5F70">
      <w:pPr>
        <w:jc w:val="center"/>
        <w:rPr>
          <w:rFonts w:ascii="Times New Roman" w:hAnsi="Times New Roman" w:cs="Times New Roman"/>
        </w:rPr>
      </w:pPr>
    </w:p>
    <w:p w14:paraId="371C98C7" w14:textId="5D345837" w:rsidR="00BF080C" w:rsidRPr="00240134" w:rsidRDefault="00BF080C" w:rsidP="00EC5F70">
      <w:pPr>
        <w:jc w:val="center"/>
        <w:rPr>
          <w:rFonts w:ascii="Times New Roman" w:hAnsi="Times New Roman" w:cs="Times New Roman"/>
          <w:szCs w:val="21"/>
        </w:rPr>
      </w:pPr>
      <w:r w:rsidRPr="00240134">
        <w:rPr>
          <w:rFonts w:ascii="Times New Roman" w:hAnsi="Times New Roman" w:cs="Times New Roman"/>
          <w:szCs w:val="21"/>
        </w:rPr>
        <w:t xml:space="preserve">Figure </w:t>
      </w:r>
      <w:r w:rsidR="00282A7B" w:rsidRPr="00240134">
        <w:rPr>
          <w:rFonts w:ascii="Times New Roman" w:hAnsi="Times New Roman" w:cs="Times New Roman"/>
          <w:szCs w:val="21"/>
        </w:rPr>
        <w:t>3.2:</w:t>
      </w:r>
      <w:r w:rsidR="00704FB9" w:rsidRPr="00240134">
        <w:rPr>
          <w:rFonts w:ascii="Times New Roman" w:hAnsi="Times New Roman" w:cs="Times New Roman"/>
          <w:szCs w:val="21"/>
        </w:rPr>
        <w:t xml:space="preserve"> Shin-Etsu Chemical</w:t>
      </w:r>
      <w:commentRangeStart w:id="32"/>
      <w:r w:rsidRPr="00240134">
        <w:rPr>
          <w:rFonts w:ascii="Times New Roman" w:hAnsi="Times New Roman" w:cs="Times New Roman"/>
          <w:szCs w:val="21"/>
        </w:rPr>
        <w:t xml:space="preserve"> </w:t>
      </w:r>
      <w:commentRangeEnd w:id="32"/>
      <w:r w:rsidR="00876C1E" w:rsidRPr="00240134">
        <w:rPr>
          <w:rStyle w:val="CommentReference"/>
          <w:rFonts w:ascii="Times New Roman" w:hAnsi="Times New Roman" w:cs="Times New Roman"/>
        </w:rPr>
        <w:commentReference w:id="32"/>
      </w:r>
      <w:r w:rsidRPr="00240134">
        <w:rPr>
          <w:rFonts w:ascii="Times New Roman" w:hAnsi="Times New Roman" w:cs="Times New Roman"/>
          <w:szCs w:val="21"/>
        </w:rPr>
        <w:t xml:space="preserve"> KF968</w:t>
      </w:r>
      <w:r w:rsidR="00704FB9" w:rsidRPr="00240134">
        <w:rPr>
          <w:rFonts w:ascii="Times New Roman" w:hAnsi="Times New Roman" w:cs="Times New Roman"/>
          <w:szCs w:val="21"/>
        </w:rPr>
        <w:t xml:space="preserve"> oil that is used.</w:t>
      </w:r>
    </w:p>
    <w:p w14:paraId="144B4CA2" w14:textId="77777777" w:rsidR="00BF080C" w:rsidRPr="00240134" w:rsidRDefault="00BF080C" w:rsidP="00EC5F70">
      <w:pPr>
        <w:rPr>
          <w:rFonts w:ascii="Times New Roman" w:hAnsi="Times New Roman" w:cs="Times New Roman"/>
        </w:rPr>
      </w:pPr>
    </w:p>
    <w:p w14:paraId="7025D401" w14:textId="77777777" w:rsidR="00A84729" w:rsidRPr="00240134" w:rsidRDefault="00A84729" w:rsidP="00EC5F70">
      <w:pPr>
        <w:pStyle w:val="ListParagraph"/>
        <w:rPr>
          <w:rFonts w:ascii="Times New Roman" w:hAnsi="Times New Roman" w:cs="Times New Roman"/>
        </w:rPr>
      </w:pPr>
    </w:p>
    <w:p w14:paraId="05BFBCBA" w14:textId="77777777" w:rsidR="00A84729" w:rsidRPr="00240134" w:rsidRDefault="00A84729" w:rsidP="00EC5F70">
      <w:pPr>
        <w:pStyle w:val="ListParagraph"/>
        <w:rPr>
          <w:rFonts w:ascii="Times New Roman" w:hAnsi="Times New Roman" w:cs="Times New Roman"/>
        </w:rPr>
      </w:pPr>
      <w:r w:rsidRPr="00240134">
        <w:rPr>
          <w:rFonts w:ascii="Times New Roman" w:hAnsi="Times New Roman" w:cs="Times New Roman"/>
        </w:rPr>
        <w:t xml:space="preserve">　</w:t>
      </w:r>
      <w:commentRangeStart w:id="33"/>
      <w:commentRangeStart w:id="34"/>
      <w:r w:rsidRPr="00240134">
        <w:rPr>
          <w:rFonts w:ascii="Times New Roman" w:hAnsi="Times New Roman" w:cs="Times New Roman"/>
          <w:noProof/>
        </w:rPr>
        <w:drawing>
          <wp:anchor distT="0" distB="0" distL="114300" distR="114300" simplePos="0" relativeHeight="251659264" behindDoc="0" locked="0" layoutInCell="1" allowOverlap="1" wp14:anchorId="1637D601" wp14:editId="77199D61">
            <wp:simplePos x="0" y="0"/>
            <wp:positionH relativeFrom="margin">
              <wp:align>center</wp:align>
            </wp:positionH>
            <wp:positionV relativeFrom="paragraph">
              <wp:posOffset>39370</wp:posOffset>
            </wp:positionV>
            <wp:extent cx="3572510" cy="2667000"/>
            <wp:effectExtent l="0" t="0" r="8890" b="0"/>
            <wp:wrapThrough wrapText="bothSides">
              <wp:wrapPolygon edited="0">
                <wp:start x="0" y="0"/>
                <wp:lineTo x="0" y="21446"/>
                <wp:lineTo x="21539" y="21446"/>
                <wp:lineTo x="21539" y="0"/>
                <wp:lineTo x="0" y="0"/>
              </wp:wrapPolygon>
            </wp:wrapThrough>
            <wp:docPr id="873117063" name="Picture 17" descr="屋内, 座る, 小さい, 男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屋内, 座る, 小さい, 男 が含まれている画像&#10;&#10;自動的に生成された説明"/>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72510" cy="2667000"/>
                    </a:xfrm>
                    <a:prstGeom prst="rect">
                      <a:avLst/>
                    </a:prstGeom>
                    <a:noFill/>
                  </pic:spPr>
                </pic:pic>
              </a:graphicData>
            </a:graphic>
            <wp14:sizeRelH relativeFrom="page">
              <wp14:pctWidth>0</wp14:pctWidth>
            </wp14:sizeRelH>
            <wp14:sizeRelV relativeFrom="page">
              <wp14:pctHeight>0</wp14:pctHeight>
            </wp14:sizeRelV>
          </wp:anchor>
        </w:drawing>
      </w:r>
      <w:commentRangeEnd w:id="33"/>
      <w:r w:rsidR="002032D6" w:rsidRPr="00240134">
        <w:rPr>
          <w:rStyle w:val="CommentReference"/>
          <w:rFonts w:ascii="Times New Roman" w:hAnsi="Times New Roman" w:cs="Times New Roman"/>
        </w:rPr>
        <w:commentReference w:id="33"/>
      </w:r>
      <w:commentRangeEnd w:id="34"/>
      <w:r w:rsidR="00E54FE8" w:rsidRPr="00240134">
        <w:rPr>
          <w:rStyle w:val="CommentReference"/>
          <w:rFonts w:ascii="Times New Roman" w:hAnsi="Times New Roman" w:cs="Times New Roman"/>
        </w:rPr>
        <w:commentReference w:id="34"/>
      </w:r>
    </w:p>
    <w:p w14:paraId="27B7D0D0" w14:textId="77777777" w:rsidR="00A84729" w:rsidRPr="00240134" w:rsidRDefault="00A84729" w:rsidP="00EC5F70">
      <w:pPr>
        <w:pStyle w:val="ListParagraph"/>
        <w:rPr>
          <w:rFonts w:ascii="Times New Roman" w:hAnsi="Times New Roman" w:cs="Times New Roman"/>
        </w:rPr>
      </w:pPr>
    </w:p>
    <w:p w14:paraId="51D2799A" w14:textId="77777777" w:rsidR="00A84729" w:rsidRPr="00240134" w:rsidRDefault="00A84729" w:rsidP="00EC5F70">
      <w:pPr>
        <w:pStyle w:val="ListParagraph"/>
        <w:rPr>
          <w:rFonts w:ascii="Times New Roman" w:hAnsi="Times New Roman" w:cs="Times New Roman"/>
        </w:rPr>
      </w:pPr>
    </w:p>
    <w:p w14:paraId="128FF213" w14:textId="77777777" w:rsidR="00A84729" w:rsidRPr="00240134" w:rsidRDefault="00A84729" w:rsidP="00EC5F70">
      <w:pPr>
        <w:pStyle w:val="ListParagraph"/>
        <w:rPr>
          <w:rFonts w:ascii="Times New Roman" w:hAnsi="Times New Roman" w:cs="Times New Roman"/>
        </w:rPr>
      </w:pPr>
    </w:p>
    <w:p w14:paraId="3746704F" w14:textId="77777777" w:rsidR="00A84729" w:rsidRPr="00240134" w:rsidRDefault="00A84729" w:rsidP="00EC5F70">
      <w:pPr>
        <w:pStyle w:val="ListParagraph"/>
        <w:rPr>
          <w:rFonts w:ascii="Times New Roman" w:hAnsi="Times New Roman" w:cs="Times New Roman"/>
        </w:rPr>
      </w:pPr>
    </w:p>
    <w:p w14:paraId="244F6363" w14:textId="77777777" w:rsidR="00A84729" w:rsidRPr="00240134" w:rsidRDefault="00A84729" w:rsidP="00EC5F70">
      <w:pPr>
        <w:pStyle w:val="ListParagraph"/>
        <w:rPr>
          <w:rFonts w:ascii="Times New Roman" w:hAnsi="Times New Roman" w:cs="Times New Roman"/>
        </w:rPr>
      </w:pPr>
    </w:p>
    <w:p w14:paraId="14A49AE5" w14:textId="77777777" w:rsidR="00A84729" w:rsidRPr="00240134" w:rsidRDefault="00A84729" w:rsidP="00EC5F70">
      <w:pPr>
        <w:pStyle w:val="ListParagraph"/>
        <w:rPr>
          <w:rFonts w:ascii="Times New Roman" w:hAnsi="Times New Roman" w:cs="Times New Roman"/>
        </w:rPr>
      </w:pPr>
    </w:p>
    <w:p w14:paraId="09D6F313" w14:textId="77777777" w:rsidR="00A84729" w:rsidRPr="00240134" w:rsidRDefault="00A84729" w:rsidP="00EC5F70">
      <w:pPr>
        <w:pStyle w:val="ListParagraph"/>
        <w:rPr>
          <w:rFonts w:ascii="Times New Roman" w:hAnsi="Times New Roman" w:cs="Times New Roman"/>
        </w:rPr>
      </w:pPr>
    </w:p>
    <w:p w14:paraId="7884EDA1" w14:textId="77777777" w:rsidR="003767D6" w:rsidRPr="00240134" w:rsidRDefault="003767D6" w:rsidP="00EC5F70">
      <w:pPr>
        <w:rPr>
          <w:rFonts w:ascii="Times New Roman" w:hAnsi="Times New Roman" w:cs="Times New Roman"/>
          <w:b/>
          <w:bCs/>
          <w:sz w:val="22"/>
          <w:szCs w:val="24"/>
        </w:rPr>
      </w:pPr>
    </w:p>
    <w:p w14:paraId="00D56BB2" w14:textId="77777777" w:rsidR="00BF080C" w:rsidRPr="00240134" w:rsidRDefault="00BF080C" w:rsidP="00EC5F70">
      <w:pPr>
        <w:pStyle w:val="ListParagraph"/>
        <w:rPr>
          <w:rFonts w:ascii="Times New Roman" w:hAnsi="Times New Roman" w:cs="Times New Roman"/>
        </w:rPr>
      </w:pPr>
    </w:p>
    <w:p w14:paraId="5C9AA07A" w14:textId="77777777" w:rsidR="00BF080C" w:rsidRPr="00240134" w:rsidRDefault="00BF080C" w:rsidP="00EC5F70">
      <w:pPr>
        <w:pStyle w:val="ListParagraph"/>
        <w:rPr>
          <w:rFonts w:ascii="Times New Roman" w:hAnsi="Times New Roman" w:cs="Times New Roman"/>
        </w:rPr>
      </w:pPr>
    </w:p>
    <w:p w14:paraId="513C88F2" w14:textId="77777777" w:rsidR="00BF080C" w:rsidRPr="00240134" w:rsidRDefault="00BF080C" w:rsidP="00EC5F70">
      <w:pPr>
        <w:pStyle w:val="ListParagraph"/>
        <w:rPr>
          <w:rFonts w:ascii="Times New Roman" w:hAnsi="Times New Roman" w:cs="Times New Roman"/>
        </w:rPr>
      </w:pPr>
    </w:p>
    <w:p w14:paraId="51FC54EC" w14:textId="10EE7ED5" w:rsidR="00BF080C" w:rsidRPr="00240134" w:rsidRDefault="00BF080C" w:rsidP="00EC5F70">
      <w:pPr>
        <w:pStyle w:val="ListParagraph"/>
        <w:rPr>
          <w:rFonts w:ascii="Times New Roman" w:hAnsi="Times New Roman" w:cs="Times New Roman"/>
          <w:szCs w:val="21"/>
        </w:rPr>
      </w:pPr>
      <w:commentRangeStart w:id="35"/>
      <w:r w:rsidRPr="00240134">
        <w:rPr>
          <w:rFonts w:ascii="Times New Roman" w:hAnsi="Times New Roman" w:cs="Times New Roman"/>
          <w:szCs w:val="21"/>
        </w:rPr>
        <w:t xml:space="preserve">Figure </w:t>
      </w:r>
      <w:r w:rsidR="00282A7B" w:rsidRPr="00240134">
        <w:rPr>
          <w:rFonts w:ascii="Times New Roman" w:hAnsi="Times New Roman" w:cs="Times New Roman"/>
          <w:szCs w:val="21"/>
        </w:rPr>
        <w:t>3.3:</w:t>
      </w:r>
      <w:r w:rsidRPr="00240134">
        <w:rPr>
          <w:rFonts w:ascii="Times New Roman" w:hAnsi="Times New Roman" w:cs="Times New Roman"/>
          <w:szCs w:val="21"/>
        </w:rPr>
        <w:t xml:space="preserve"> Incremental stretch forming with hot water assistance in oil bath </w:t>
      </w:r>
      <w:r w:rsidR="00704FB9" w:rsidRPr="00240134">
        <w:rPr>
          <w:rFonts w:ascii="Times New Roman" w:hAnsi="Times New Roman" w:cs="Times New Roman"/>
          <w:szCs w:val="21"/>
        </w:rPr>
        <w:t>(2017</w:t>
      </w:r>
      <w:r w:rsidRPr="00240134">
        <w:rPr>
          <w:rFonts w:ascii="Times New Roman" w:hAnsi="Times New Roman" w:cs="Times New Roman"/>
          <w:szCs w:val="21"/>
        </w:rPr>
        <w:t xml:space="preserve"> )</w:t>
      </w:r>
      <w:commentRangeEnd w:id="35"/>
      <w:r w:rsidR="00672FC8">
        <w:rPr>
          <w:rStyle w:val="CommentReference"/>
        </w:rPr>
        <w:commentReference w:id="35"/>
      </w:r>
    </w:p>
    <w:p w14:paraId="2D9F43E4" w14:textId="77777777" w:rsidR="00BF080C" w:rsidRPr="00240134" w:rsidRDefault="00BF080C" w:rsidP="00EC5F70">
      <w:pPr>
        <w:pStyle w:val="ListParagraph"/>
        <w:rPr>
          <w:rFonts w:ascii="Times New Roman" w:hAnsi="Times New Roman" w:cs="Times New Roman"/>
          <w:b/>
          <w:bCs/>
          <w:sz w:val="22"/>
          <w:szCs w:val="24"/>
        </w:rPr>
      </w:pPr>
    </w:p>
    <w:p w14:paraId="10E62B30" w14:textId="3436992E" w:rsidR="003767D6" w:rsidRPr="00240134" w:rsidRDefault="003767D6" w:rsidP="00EC5F70">
      <w:pPr>
        <w:rPr>
          <w:rFonts w:ascii="Times New Roman" w:hAnsi="Times New Roman" w:cs="Times New Roman"/>
          <w:b/>
          <w:bCs/>
          <w:sz w:val="22"/>
          <w:szCs w:val="24"/>
        </w:rPr>
      </w:pPr>
      <w:r w:rsidRPr="00240134">
        <w:rPr>
          <w:rFonts w:ascii="Times New Roman" w:hAnsi="Times New Roman" w:cs="Times New Roman"/>
          <w:noProof/>
        </w:rPr>
        <w:lastRenderedPageBreak/>
        <w:drawing>
          <wp:inline distT="0" distB="0" distL="0" distR="0" wp14:anchorId="1DD5F434" wp14:editId="776345B9">
            <wp:extent cx="5400040" cy="2866688"/>
            <wp:effectExtent l="0" t="0" r="0" b="0"/>
            <wp:docPr id="676060476" name="Picture 42" descr="冷蔵庫, ストーブ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2" descr="冷蔵庫, ストーブ が含まれている画像&#10;&#10;自動的に生成された説明"/>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2866688"/>
                    </a:xfrm>
                    <a:prstGeom prst="rect">
                      <a:avLst/>
                    </a:prstGeom>
                    <a:noFill/>
                    <a:ln>
                      <a:noFill/>
                    </a:ln>
                  </pic:spPr>
                </pic:pic>
              </a:graphicData>
            </a:graphic>
          </wp:inline>
        </w:drawing>
      </w:r>
    </w:p>
    <w:p w14:paraId="4504539D" w14:textId="2B2863FC" w:rsidR="00BF080C" w:rsidRPr="00240134" w:rsidRDefault="00BF080C" w:rsidP="00EC5F70">
      <w:pPr>
        <w:jc w:val="center"/>
        <w:rPr>
          <w:rFonts w:ascii="Times New Roman" w:hAnsi="Times New Roman" w:cs="Times New Roman"/>
          <w:szCs w:val="21"/>
        </w:rPr>
      </w:pPr>
      <w:r w:rsidRPr="00240134">
        <w:rPr>
          <w:rFonts w:ascii="Times New Roman" w:hAnsi="Times New Roman" w:cs="Times New Roman"/>
          <w:szCs w:val="21"/>
        </w:rPr>
        <w:t xml:space="preserve">Figure </w:t>
      </w:r>
      <w:r w:rsidR="00282A7B" w:rsidRPr="00240134">
        <w:rPr>
          <w:rFonts w:ascii="Times New Roman" w:hAnsi="Times New Roman" w:cs="Times New Roman"/>
          <w:szCs w:val="21"/>
        </w:rPr>
        <w:t>3.4:</w:t>
      </w:r>
      <w:r w:rsidRPr="00240134">
        <w:rPr>
          <w:rFonts w:ascii="Times New Roman" w:hAnsi="Times New Roman" w:cs="Times New Roman"/>
          <w:szCs w:val="21"/>
        </w:rPr>
        <w:t xml:space="preserve"> Appearance of </w:t>
      </w:r>
      <w:r w:rsidR="006D659E" w:rsidRPr="00240134">
        <w:rPr>
          <w:rFonts w:ascii="Times New Roman" w:hAnsi="Times New Roman" w:cs="Times New Roman"/>
          <w:szCs w:val="21"/>
        </w:rPr>
        <w:t>T-22H</w:t>
      </w:r>
      <w:r w:rsidRPr="00240134">
        <w:rPr>
          <w:rFonts w:ascii="Times New Roman" w:hAnsi="Times New Roman" w:cs="Times New Roman"/>
          <w:szCs w:val="21"/>
        </w:rPr>
        <w:t xml:space="preserve"> </w:t>
      </w:r>
    </w:p>
    <w:p w14:paraId="407AE086" w14:textId="77777777" w:rsidR="00BF080C" w:rsidRPr="00240134" w:rsidRDefault="00BF080C" w:rsidP="00EC5F70">
      <w:pPr>
        <w:rPr>
          <w:rFonts w:ascii="Times New Roman" w:hAnsi="Times New Roman" w:cs="Times New Roman"/>
          <w:b/>
          <w:bCs/>
          <w:sz w:val="22"/>
          <w:szCs w:val="24"/>
        </w:rPr>
      </w:pPr>
    </w:p>
    <w:p w14:paraId="14B9319D" w14:textId="5EDBBC1E" w:rsidR="00E958DF" w:rsidRPr="00240134" w:rsidRDefault="00704FB9" w:rsidP="005856AD">
      <w:pPr>
        <w:pStyle w:val="ListParagraph"/>
        <w:numPr>
          <w:ilvl w:val="1"/>
          <w:numId w:val="11"/>
        </w:numPr>
        <w:rPr>
          <w:rFonts w:ascii="Times New Roman" w:hAnsi="Times New Roman" w:cs="Times New Roman"/>
          <w:b/>
          <w:bCs/>
          <w:sz w:val="28"/>
          <w:szCs w:val="28"/>
        </w:rPr>
      </w:pPr>
      <w:r w:rsidRPr="00240134">
        <w:rPr>
          <w:rFonts w:ascii="Times New Roman" w:hAnsi="Times New Roman" w:cs="Times New Roman"/>
          <w:b/>
          <w:bCs/>
          <w:sz w:val="28"/>
          <w:szCs w:val="28"/>
        </w:rPr>
        <w:t xml:space="preserve"> </w:t>
      </w:r>
      <w:commentRangeStart w:id="36"/>
      <w:r w:rsidR="00E958DF" w:rsidRPr="00240134">
        <w:rPr>
          <w:rFonts w:ascii="Times New Roman" w:hAnsi="Times New Roman" w:cs="Times New Roman"/>
          <w:b/>
          <w:bCs/>
          <w:sz w:val="28"/>
          <w:szCs w:val="28"/>
        </w:rPr>
        <w:t>Forming tool</w:t>
      </w:r>
      <w:commentRangeEnd w:id="36"/>
      <w:r w:rsidR="00E54FE8" w:rsidRPr="00240134">
        <w:rPr>
          <w:rStyle w:val="CommentReference"/>
          <w:rFonts w:ascii="Times New Roman" w:hAnsi="Times New Roman" w:cs="Times New Roman"/>
        </w:rPr>
        <w:commentReference w:id="36"/>
      </w:r>
    </w:p>
    <w:p w14:paraId="1B8EBECF" w14:textId="31B76A2C" w:rsidR="008953AB" w:rsidRPr="00240134" w:rsidRDefault="006D659E" w:rsidP="00392528">
      <w:pPr>
        <w:ind w:firstLine="360"/>
        <w:rPr>
          <w:rFonts w:ascii="Times New Roman" w:hAnsi="Times New Roman" w:cs="Times New Roman"/>
        </w:rPr>
      </w:pPr>
      <w:r w:rsidRPr="00240134">
        <w:rPr>
          <w:rFonts w:ascii="Times New Roman" w:hAnsi="Times New Roman" w:cs="Times New Roman"/>
        </w:rPr>
        <w:t xml:space="preserve">This study used a 5 mm diameter rod with a 2.5 mm rounded tip </w:t>
      </w:r>
      <w:r w:rsidR="008953AB" w:rsidRPr="00240134">
        <w:rPr>
          <w:rFonts w:ascii="Times New Roman" w:hAnsi="Times New Roman" w:cs="Times New Roman"/>
        </w:rPr>
        <w:t xml:space="preserve">as </w:t>
      </w:r>
      <w:r w:rsidR="00B62AA2" w:rsidRPr="00240134">
        <w:rPr>
          <w:rFonts w:ascii="Times New Roman" w:hAnsi="Times New Roman" w:cs="Times New Roman"/>
        </w:rPr>
        <w:t>a</w:t>
      </w:r>
      <w:r w:rsidR="008953AB" w:rsidRPr="00240134">
        <w:rPr>
          <w:rFonts w:ascii="Times New Roman" w:hAnsi="Times New Roman" w:cs="Times New Roman"/>
        </w:rPr>
        <w:t xml:space="preserve"> </w:t>
      </w:r>
      <w:r w:rsidR="00392528" w:rsidRPr="00240134">
        <w:rPr>
          <w:rFonts w:ascii="Times New Roman" w:hAnsi="Times New Roman" w:cs="Times New Roman"/>
        </w:rPr>
        <w:t>tool.</w:t>
      </w:r>
      <w:r w:rsidR="008953AB" w:rsidRPr="00240134">
        <w:rPr>
          <w:rFonts w:ascii="Times New Roman" w:hAnsi="Times New Roman" w:cs="Times New Roman"/>
        </w:rPr>
        <w:t xml:space="preserve"> The mandrel diameter was the same as </w:t>
      </w:r>
      <w:r w:rsidR="0032345C" w:rsidRPr="00240134">
        <w:rPr>
          <w:rFonts w:ascii="Times New Roman" w:hAnsi="Times New Roman" w:cs="Times New Roman"/>
        </w:rPr>
        <w:t>that</w:t>
      </w:r>
      <w:r w:rsidR="008953AB" w:rsidRPr="00240134">
        <w:rPr>
          <w:rFonts w:ascii="Times New Roman" w:hAnsi="Times New Roman" w:cs="Times New Roman"/>
        </w:rPr>
        <w:t xml:space="preserve"> in the previous </w:t>
      </w:r>
      <w:r w:rsidR="00392528" w:rsidRPr="00240134">
        <w:rPr>
          <w:rFonts w:ascii="Times New Roman" w:hAnsi="Times New Roman" w:cs="Times New Roman"/>
        </w:rPr>
        <w:t>study.</w:t>
      </w:r>
      <w:r w:rsidR="008953AB" w:rsidRPr="00240134">
        <w:rPr>
          <w:rFonts w:ascii="Times New Roman" w:hAnsi="Times New Roman" w:cs="Times New Roman"/>
        </w:rPr>
        <w:t xml:space="preserve"> In </w:t>
      </w:r>
      <w:r w:rsidR="00392528" w:rsidRPr="00240134">
        <w:rPr>
          <w:rFonts w:ascii="Times New Roman" w:hAnsi="Times New Roman" w:cs="Times New Roman"/>
        </w:rPr>
        <w:t>addition,</w:t>
      </w:r>
      <w:r w:rsidR="008953AB" w:rsidRPr="00240134">
        <w:rPr>
          <w:rFonts w:ascii="Times New Roman" w:hAnsi="Times New Roman" w:cs="Times New Roman"/>
        </w:rPr>
        <w:t xml:space="preserve"> due to the offset of the incremental forming device attached to the machining </w:t>
      </w:r>
      <w:r w:rsidR="00392528" w:rsidRPr="00240134">
        <w:rPr>
          <w:rFonts w:ascii="Times New Roman" w:hAnsi="Times New Roman" w:cs="Times New Roman"/>
        </w:rPr>
        <w:t>center,</w:t>
      </w:r>
      <w:r w:rsidR="008953AB" w:rsidRPr="00240134">
        <w:rPr>
          <w:rFonts w:ascii="Times New Roman" w:hAnsi="Times New Roman" w:cs="Times New Roman"/>
        </w:rPr>
        <w:t xml:space="preserve"> the </w:t>
      </w:r>
      <w:r w:rsidR="0032345C" w:rsidRPr="00240134">
        <w:rPr>
          <w:rFonts w:ascii="Times New Roman" w:hAnsi="Times New Roman" w:cs="Times New Roman"/>
        </w:rPr>
        <w:t>rod's length</w:t>
      </w:r>
      <w:r w:rsidR="008953AB" w:rsidRPr="00240134">
        <w:rPr>
          <w:rFonts w:ascii="Times New Roman" w:hAnsi="Times New Roman" w:cs="Times New Roman"/>
        </w:rPr>
        <w:t xml:space="preserve"> was set to 60 </w:t>
      </w:r>
      <w:r w:rsidR="00392528" w:rsidRPr="00240134">
        <w:rPr>
          <w:rFonts w:ascii="Times New Roman" w:hAnsi="Times New Roman" w:cs="Times New Roman"/>
        </w:rPr>
        <w:t>mm.</w:t>
      </w:r>
      <w:r w:rsidR="008953AB" w:rsidRPr="00240134">
        <w:rPr>
          <w:rFonts w:ascii="Times New Roman" w:hAnsi="Times New Roman" w:cs="Times New Roman"/>
        </w:rPr>
        <w:t xml:space="preserve"> The material was SUS</w:t>
      </w:r>
      <w:r w:rsidR="00392528" w:rsidRPr="00240134">
        <w:rPr>
          <w:rFonts w:ascii="Times New Roman" w:hAnsi="Times New Roman" w:cs="Times New Roman"/>
        </w:rPr>
        <w:t>304.</w:t>
      </w:r>
    </w:p>
    <w:tbl>
      <w:tblPr>
        <w:tblpPr w:leftFromText="180" w:rightFromText="180" w:vertAnchor="text" w:horzAnchor="page" w:tblpX="6601" w:tblpY="22"/>
        <w:tblW w:w="4380" w:type="dxa"/>
        <w:tblCellMar>
          <w:left w:w="0" w:type="dxa"/>
          <w:right w:w="0" w:type="dxa"/>
        </w:tblCellMar>
        <w:tblLook w:val="0420" w:firstRow="1" w:lastRow="0" w:firstColumn="0" w:lastColumn="0" w:noHBand="0" w:noVBand="1"/>
      </w:tblPr>
      <w:tblGrid>
        <w:gridCol w:w="2180"/>
        <w:gridCol w:w="2200"/>
      </w:tblGrid>
      <w:tr w:rsidR="00434846" w:rsidRPr="005E74D7" w14:paraId="021957DE" w14:textId="77777777" w:rsidTr="00434846">
        <w:tc>
          <w:tcPr>
            <w:tcW w:w="4380" w:type="dxa"/>
            <w:gridSpan w:val="2"/>
            <w:tcBorders>
              <w:top w:val="single" w:sz="8" w:space="0" w:color="FFFFFF"/>
              <w:left w:val="single" w:sz="8" w:space="0" w:color="FFFFFF"/>
              <w:bottom w:val="single" w:sz="24" w:space="0" w:color="FFFFFF"/>
              <w:right w:val="single" w:sz="8" w:space="0" w:color="FFFFFF"/>
            </w:tcBorders>
            <w:shd w:val="clear" w:color="auto" w:fill="7878DE"/>
            <w:tcMar>
              <w:top w:w="72" w:type="dxa"/>
              <w:left w:w="144" w:type="dxa"/>
              <w:bottom w:w="72" w:type="dxa"/>
              <w:right w:w="144" w:type="dxa"/>
            </w:tcMar>
            <w:hideMark/>
          </w:tcPr>
          <w:p w14:paraId="025B42AB"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Mega Micro type S Chuck</w:t>
            </w:r>
          </w:p>
        </w:tc>
      </w:tr>
      <w:tr w:rsidR="00434846" w:rsidRPr="005E74D7" w14:paraId="0DAF7DA9" w14:textId="77777777" w:rsidTr="00434846">
        <w:trPr>
          <w:trHeight w:val="435"/>
        </w:trPr>
        <w:tc>
          <w:tcPr>
            <w:tcW w:w="2180" w:type="dxa"/>
            <w:tcBorders>
              <w:top w:val="single" w:sz="24" w:space="0" w:color="FFFFFF"/>
              <w:left w:val="single" w:sz="8" w:space="0" w:color="FFFFFF"/>
              <w:bottom w:val="single" w:sz="8" w:space="0" w:color="FFFFFF"/>
              <w:right w:val="single" w:sz="8" w:space="0" w:color="FFFFFF"/>
            </w:tcBorders>
            <w:shd w:val="clear" w:color="auto" w:fill="CDCDEC"/>
            <w:tcMar>
              <w:top w:w="72" w:type="dxa"/>
              <w:left w:w="144" w:type="dxa"/>
              <w:bottom w:w="72" w:type="dxa"/>
              <w:right w:w="144" w:type="dxa"/>
            </w:tcMar>
            <w:hideMark/>
          </w:tcPr>
          <w:p w14:paraId="214C868A"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Ød :</w:t>
            </w:r>
          </w:p>
        </w:tc>
        <w:tc>
          <w:tcPr>
            <w:tcW w:w="2200" w:type="dxa"/>
            <w:tcBorders>
              <w:top w:val="single" w:sz="24" w:space="0" w:color="FFFFFF"/>
              <w:left w:val="single" w:sz="8" w:space="0" w:color="FFFFFF"/>
              <w:bottom w:val="single" w:sz="8" w:space="0" w:color="FFFFFF"/>
              <w:right w:val="single" w:sz="8" w:space="0" w:color="FFFFFF"/>
            </w:tcBorders>
            <w:shd w:val="clear" w:color="auto" w:fill="CDCDEC"/>
            <w:tcMar>
              <w:top w:w="72" w:type="dxa"/>
              <w:left w:w="144" w:type="dxa"/>
              <w:bottom w:w="72" w:type="dxa"/>
              <w:right w:w="144" w:type="dxa"/>
            </w:tcMar>
            <w:hideMark/>
          </w:tcPr>
          <w:p w14:paraId="0FD23106"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0.45 - 6.05</w:t>
            </w:r>
          </w:p>
        </w:tc>
      </w:tr>
      <w:tr w:rsidR="00434846" w:rsidRPr="005E74D7" w14:paraId="13C9AB22" w14:textId="77777777" w:rsidTr="00434846">
        <w:trPr>
          <w:trHeight w:val="435"/>
        </w:trPr>
        <w:tc>
          <w:tcPr>
            <w:tcW w:w="2180" w:type="dxa"/>
            <w:tcBorders>
              <w:top w:val="single" w:sz="8" w:space="0" w:color="FFFFFF"/>
              <w:left w:val="single" w:sz="8" w:space="0" w:color="FFFFFF"/>
              <w:bottom w:val="single" w:sz="8" w:space="0" w:color="FFFFFF"/>
              <w:right w:val="single" w:sz="8" w:space="0" w:color="FFFFFF"/>
            </w:tcBorders>
            <w:shd w:val="clear" w:color="auto" w:fill="E8E8F6"/>
            <w:tcMar>
              <w:top w:w="72" w:type="dxa"/>
              <w:left w:w="144" w:type="dxa"/>
              <w:bottom w:w="72" w:type="dxa"/>
              <w:right w:w="144" w:type="dxa"/>
            </w:tcMar>
            <w:hideMark/>
          </w:tcPr>
          <w:p w14:paraId="20748501"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ØD:</w:t>
            </w:r>
          </w:p>
        </w:tc>
        <w:tc>
          <w:tcPr>
            <w:tcW w:w="2200" w:type="dxa"/>
            <w:tcBorders>
              <w:top w:val="single" w:sz="8" w:space="0" w:color="FFFFFF"/>
              <w:left w:val="single" w:sz="8" w:space="0" w:color="FFFFFF"/>
              <w:bottom w:val="single" w:sz="8" w:space="0" w:color="FFFFFF"/>
              <w:right w:val="single" w:sz="8" w:space="0" w:color="FFFFFF"/>
            </w:tcBorders>
            <w:shd w:val="clear" w:color="auto" w:fill="E8E8F6"/>
            <w:tcMar>
              <w:top w:w="72" w:type="dxa"/>
              <w:left w:w="144" w:type="dxa"/>
              <w:bottom w:w="72" w:type="dxa"/>
              <w:right w:w="144" w:type="dxa"/>
            </w:tcMar>
            <w:hideMark/>
          </w:tcPr>
          <w:p w14:paraId="311F2B37"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14 mm</w:t>
            </w:r>
          </w:p>
        </w:tc>
      </w:tr>
      <w:tr w:rsidR="00434846" w:rsidRPr="005E74D7" w14:paraId="5486FE12" w14:textId="77777777" w:rsidTr="00434846">
        <w:trPr>
          <w:trHeight w:val="435"/>
        </w:trPr>
        <w:tc>
          <w:tcPr>
            <w:tcW w:w="2180" w:type="dxa"/>
            <w:tcBorders>
              <w:top w:val="single" w:sz="8" w:space="0" w:color="FFFFFF"/>
              <w:left w:val="single" w:sz="8" w:space="0" w:color="FFFFFF"/>
              <w:bottom w:val="single" w:sz="8" w:space="0" w:color="FFFFFF"/>
              <w:right w:val="single" w:sz="8" w:space="0" w:color="FFFFFF"/>
            </w:tcBorders>
            <w:shd w:val="clear" w:color="auto" w:fill="CDCDEC"/>
            <w:tcMar>
              <w:top w:w="72" w:type="dxa"/>
              <w:left w:w="144" w:type="dxa"/>
              <w:bottom w:w="72" w:type="dxa"/>
              <w:right w:w="144" w:type="dxa"/>
            </w:tcMar>
            <w:hideMark/>
          </w:tcPr>
          <w:p w14:paraId="3AB6FC23"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L:</w:t>
            </w:r>
          </w:p>
        </w:tc>
        <w:tc>
          <w:tcPr>
            <w:tcW w:w="2200" w:type="dxa"/>
            <w:tcBorders>
              <w:top w:val="single" w:sz="8" w:space="0" w:color="FFFFFF"/>
              <w:left w:val="single" w:sz="8" w:space="0" w:color="FFFFFF"/>
              <w:bottom w:val="single" w:sz="8" w:space="0" w:color="FFFFFF"/>
              <w:right w:val="single" w:sz="8" w:space="0" w:color="FFFFFF"/>
            </w:tcBorders>
            <w:shd w:val="clear" w:color="auto" w:fill="CDCDEC"/>
            <w:tcMar>
              <w:top w:w="72" w:type="dxa"/>
              <w:left w:w="144" w:type="dxa"/>
              <w:bottom w:w="72" w:type="dxa"/>
              <w:right w:w="144" w:type="dxa"/>
            </w:tcMar>
            <w:hideMark/>
          </w:tcPr>
          <w:p w14:paraId="18F39AD1"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45</w:t>
            </w:r>
          </w:p>
        </w:tc>
      </w:tr>
      <w:tr w:rsidR="00434846" w:rsidRPr="005E74D7" w14:paraId="51856AA8" w14:textId="77777777" w:rsidTr="00434846">
        <w:trPr>
          <w:trHeight w:val="435"/>
        </w:trPr>
        <w:tc>
          <w:tcPr>
            <w:tcW w:w="2180" w:type="dxa"/>
            <w:tcBorders>
              <w:top w:val="single" w:sz="8" w:space="0" w:color="FFFFFF"/>
              <w:left w:val="single" w:sz="8" w:space="0" w:color="FFFFFF"/>
              <w:bottom w:val="single" w:sz="8" w:space="0" w:color="FFFFFF"/>
              <w:right w:val="single" w:sz="8" w:space="0" w:color="FFFFFF"/>
            </w:tcBorders>
            <w:shd w:val="clear" w:color="auto" w:fill="E8E8F6"/>
            <w:tcMar>
              <w:top w:w="72" w:type="dxa"/>
              <w:left w:w="144" w:type="dxa"/>
              <w:bottom w:w="72" w:type="dxa"/>
              <w:right w:w="144" w:type="dxa"/>
            </w:tcMar>
            <w:hideMark/>
          </w:tcPr>
          <w:p w14:paraId="59CDD094"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L1:</w:t>
            </w:r>
          </w:p>
        </w:tc>
        <w:tc>
          <w:tcPr>
            <w:tcW w:w="2200" w:type="dxa"/>
            <w:tcBorders>
              <w:top w:val="single" w:sz="8" w:space="0" w:color="FFFFFF"/>
              <w:left w:val="single" w:sz="8" w:space="0" w:color="FFFFFF"/>
              <w:bottom w:val="single" w:sz="8" w:space="0" w:color="FFFFFF"/>
              <w:right w:val="single" w:sz="8" w:space="0" w:color="FFFFFF"/>
            </w:tcBorders>
            <w:shd w:val="clear" w:color="auto" w:fill="E8E8F6"/>
            <w:tcMar>
              <w:top w:w="72" w:type="dxa"/>
              <w:left w:w="144" w:type="dxa"/>
              <w:bottom w:w="72" w:type="dxa"/>
              <w:right w:w="144" w:type="dxa"/>
            </w:tcMar>
            <w:hideMark/>
          </w:tcPr>
          <w:p w14:paraId="47C7A804"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32</w:t>
            </w:r>
          </w:p>
        </w:tc>
      </w:tr>
      <w:tr w:rsidR="00434846" w:rsidRPr="005E74D7" w14:paraId="7CBEAF0C" w14:textId="77777777" w:rsidTr="00434846">
        <w:trPr>
          <w:trHeight w:val="435"/>
        </w:trPr>
        <w:tc>
          <w:tcPr>
            <w:tcW w:w="2180" w:type="dxa"/>
            <w:tcBorders>
              <w:top w:val="single" w:sz="8" w:space="0" w:color="FFFFFF"/>
              <w:left w:val="single" w:sz="8" w:space="0" w:color="FFFFFF"/>
              <w:bottom w:val="single" w:sz="8" w:space="0" w:color="FFFFFF"/>
              <w:right w:val="single" w:sz="8" w:space="0" w:color="FFFFFF"/>
            </w:tcBorders>
            <w:shd w:val="clear" w:color="auto" w:fill="CDCDEC"/>
            <w:tcMar>
              <w:top w:w="72" w:type="dxa"/>
              <w:left w:w="144" w:type="dxa"/>
              <w:bottom w:w="72" w:type="dxa"/>
              <w:right w:w="144" w:type="dxa"/>
            </w:tcMar>
            <w:hideMark/>
          </w:tcPr>
          <w:p w14:paraId="06599AA2"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G:</w:t>
            </w:r>
          </w:p>
        </w:tc>
        <w:tc>
          <w:tcPr>
            <w:tcW w:w="2200" w:type="dxa"/>
            <w:tcBorders>
              <w:top w:val="single" w:sz="8" w:space="0" w:color="FFFFFF"/>
              <w:left w:val="single" w:sz="8" w:space="0" w:color="FFFFFF"/>
              <w:bottom w:val="single" w:sz="8" w:space="0" w:color="FFFFFF"/>
              <w:right w:val="single" w:sz="8" w:space="0" w:color="FFFFFF"/>
            </w:tcBorders>
            <w:shd w:val="clear" w:color="auto" w:fill="CDCDEC"/>
            <w:tcMar>
              <w:top w:w="72" w:type="dxa"/>
              <w:left w:w="144" w:type="dxa"/>
              <w:bottom w:w="72" w:type="dxa"/>
              <w:right w:w="144" w:type="dxa"/>
            </w:tcMar>
            <w:hideMark/>
          </w:tcPr>
          <w:p w14:paraId="368DE609"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w:t>
            </w:r>
          </w:p>
        </w:tc>
      </w:tr>
      <w:tr w:rsidR="00434846" w:rsidRPr="005E74D7" w14:paraId="2C044027" w14:textId="77777777" w:rsidTr="00434846">
        <w:trPr>
          <w:trHeight w:val="435"/>
        </w:trPr>
        <w:tc>
          <w:tcPr>
            <w:tcW w:w="2180" w:type="dxa"/>
            <w:tcBorders>
              <w:top w:val="single" w:sz="8" w:space="0" w:color="FFFFFF"/>
              <w:left w:val="single" w:sz="8" w:space="0" w:color="FFFFFF"/>
              <w:bottom w:val="single" w:sz="8" w:space="0" w:color="FFFFFF"/>
              <w:right w:val="single" w:sz="8" w:space="0" w:color="FFFFFF"/>
            </w:tcBorders>
            <w:shd w:val="clear" w:color="auto" w:fill="E8E8F6"/>
            <w:tcMar>
              <w:top w:w="72" w:type="dxa"/>
              <w:left w:w="144" w:type="dxa"/>
              <w:bottom w:w="72" w:type="dxa"/>
              <w:right w:w="144" w:type="dxa"/>
            </w:tcMar>
            <w:hideMark/>
          </w:tcPr>
          <w:p w14:paraId="3A4E6003"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H1:</w:t>
            </w:r>
          </w:p>
        </w:tc>
        <w:tc>
          <w:tcPr>
            <w:tcW w:w="2200" w:type="dxa"/>
            <w:tcBorders>
              <w:top w:val="single" w:sz="8" w:space="0" w:color="FFFFFF"/>
              <w:left w:val="single" w:sz="8" w:space="0" w:color="FFFFFF"/>
              <w:bottom w:val="single" w:sz="8" w:space="0" w:color="FFFFFF"/>
              <w:right w:val="single" w:sz="8" w:space="0" w:color="FFFFFF"/>
            </w:tcBorders>
            <w:shd w:val="clear" w:color="auto" w:fill="E8E8F6"/>
            <w:tcMar>
              <w:top w:w="72" w:type="dxa"/>
              <w:left w:w="144" w:type="dxa"/>
              <w:bottom w:w="72" w:type="dxa"/>
              <w:right w:w="144" w:type="dxa"/>
            </w:tcMar>
            <w:hideMark/>
          </w:tcPr>
          <w:p w14:paraId="6BC62848"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28</w:t>
            </w:r>
          </w:p>
        </w:tc>
      </w:tr>
      <w:tr w:rsidR="00434846" w:rsidRPr="005E74D7" w14:paraId="22FE9620" w14:textId="77777777" w:rsidTr="00434846">
        <w:trPr>
          <w:trHeight w:val="435"/>
        </w:trPr>
        <w:tc>
          <w:tcPr>
            <w:tcW w:w="2180" w:type="dxa"/>
            <w:tcBorders>
              <w:top w:val="single" w:sz="8" w:space="0" w:color="FFFFFF"/>
              <w:left w:val="single" w:sz="8" w:space="0" w:color="FFFFFF"/>
              <w:bottom w:val="single" w:sz="8" w:space="0" w:color="FFFFFF"/>
              <w:right w:val="single" w:sz="8" w:space="0" w:color="FFFFFF"/>
            </w:tcBorders>
            <w:shd w:val="clear" w:color="auto" w:fill="CDCDEC"/>
            <w:tcMar>
              <w:top w:w="72" w:type="dxa"/>
              <w:left w:w="144" w:type="dxa"/>
              <w:bottom w:w="72" w:type="dxa"/>
              <w:right w:w="144" w:type="dxa"/>
            </w:tcMar>
            <w:hideMark/>
          </w:tcPr>
          <w:p w14:paraId="3A1DE485"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H2:</w:t>
            </w:r>
          </w:p>
        </w:tc>
        <w:tc>
          <w:tcPr>
            <w:tcW w:w="2200" w:type="dxa"/>
            <w:tcBorders>
              <w:top w:val="single" w:sz="8" w:space="0" w:color="FFFFFF"/>
              <w:left w:val="single" w:sz="8" w:space="0" w:color="FFFFFF"/>
              <w:bottom w:val="single" w:sz="8" w:space="0" w:color="FFFFFF"/>
              <w:right w:val="single" w:sz="8" w:space="0" w:color="FFFFFF"/>
            </w:tcBorders>
            <w:shd w:val="clear" w:color="auto" w:fill="CDCDEC"/>
            <w:tcMar>
              <w:top w:w="72" w:type="dxa"/>
              <w:left w:w="144" w:type="dxa"/>
              <w:bottom w:w="72" w:type="dxa"/>
              <w:right w:w="144" w:type="dxa"/>
            </w:tcMar>
            <w:hideMark/>
          </w:tcPr>
          <w:p w14:paraId="27D49FAE" w14:textId="77777777" w:rsidR="00434846" w:rsidRPr="005E74D7" w:rsidRDefault="00434846" w:rsidP="00434846">
            <w:pPr>
              <w:pStyle w:val="ListParagraph"/>
              <w:ind w:left="360"/>
              <w:rPr>
                <w:rFonts w:ascii="Times New Roman" w:hAnsi="Times New Roman" w:cs="Times New Roman"/>
                <w:b/>
                <w:bCs/>
                <w:sz w:val="28"/>
                <w:szCs w:val="28"/>
                <w:lang w:val="en-US"/>
              </w:rPr>
            </w:pPr>
            <w:r w:rsidRPr="005E74D7">
              <w:rPr>
                <w:rFonts w:ascii="Times New Roman" w:hAnsi="Times New Roman" w:cs="Times New Roman"/>
                <w:b/>
                <w:bCs/>
                <w:sz w:val="28"/>
                <w:szCs w:val="28"/>
                <w:lang w:val="en-US"/>
              </w:rPr>
              <w:t>31</w:t>
            </w:r>
          </w:p>
        </w:tc>
      </w:tr>
    </w:tbl>
    <w:p w14:paraId="32E302F0" w14:textId="2EEF40F3" w:rsidR="005E74D7" w:rsidRPr="00240134" w:rsidRDefault="005E74D7" w:rsidP="005E74D7">
      <w:pPr>
        <w:pStyle w:val="ListParagraph"/>
        <w:ind w:left="360"/>
        <w:jc w:val="center"/>
        <w:rPr>
          <w:rFonts w:ascii="Times New Roman" w:hAnsi="Times New Roman" w:cs="Times New Roman"/>
          <w:b/>
          <w:bCs/>
          <w:sz w:val="28"/>
          <w:szCs w:val="28"/>
        </w:rPr>
      </w:pPr>
    </w:p>
    <w:p w14:paraId="1FC0D341" w14:textId="06B05BC4" w:rsidR="00392528" w:rsidRPr="00240134" w:rsidRDefault="00434846" w:rsidP="00392528">
      <w:pPr>
        <w:pStyle w:val="ListParagraph"/>
        <w:ind w:left="360"/>
        <w:rPr>
          <w:rFonts w:ascii="Times New Roman" w:hAnsi="Times New Roman" w:cs="Times New Roman"/>
          <w:b/>
          <w:bCs/>
          <w:sz w:val="28"/>
          <w:szCs w:val="28"/>
        </w:rPr>
      </w:pPr>
      <w:r w:rsidRPr="005E74D7">
        <w:rPr>
          <w:rFonts w:ascii="Times New Roman" w:hAnsi="Times New Roman" w:cs="Times New Roman"/>
          <w:b/>
          <w:bCs/>
          <w:noProof/>
          <w:sz w:val="28"/>
          <w:szCs w:val="28"/>
        </w:rPr>
        <w:drawing>
          <wp:inline distT="0" distB="0" distL="0" distR="0" wp14:anchorId="36BD267A" wp14:editId="0386959B">
            <wp:extent cx="2719705" cy="1642110"/>
            <wp:effectExtent l="0" t="0" r="4445" b="0"/>
            <wp:docPr id="337649902" name="Picture 7" descr="A drawing of a tool&#10;&#10;AI-generated content may be incorrect.">
              <a:extLst xmlns:a="http://schemas.openxmlformats.org/drawingml/2006/main">
                <a:ext uri="{FF2B5EF4-FFF2-40B4-BE49-F238E27FC236}">
                  <a16:creationId xmlns:a16="http://schemas.microsoft.com/office/drawing/2014/main" id="{4FBD2BE1-DCEF-70CD-A6C9-A0E6D8F43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49902" name="Picture 7" descr="A drawing of a tool&#10;&#10;AI-generated content may be incorrect.">
                      <a:extLst>
                        <a:ext uri="{FF2B5EF4-FFF2-40B4-BE49-F238E27FC236}">
                          <a16:creationId xmlns:a16="http://schemas.microsoft.com/office/drawing/2014/main" id="{4FBD2BE1-DCEF-70CD-A6C9-A0E6D8F43FFD}"/>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19705" cy="1642110"/>
                    </a:xfrm>
                    <a:prstGeom prst="rect">
                      <a:avLst/>
                    </a:prstGeom>
                  </pic:spPr>
                </pic:pic>
              </a:graphicData>
            </a:graphic>
          </wp:inline>
        </w:drawing>
      </w:r>
    </w:p>
    <w:p w14:paraId="7EA2B698" w14:textId="29CEB8AE" w:rsidR="00392528" w:rsidRPr="00240134" w:rsidRDefault="00B70969" w:rsidP="00B70969">
      <w:pPr>
        <w:pStyle w:val="ListParagraph"/>
        <w:ind w:left="360"/>
        <w:jc w:val="center"/>
        <w:rPr>
          <w:rFonts w:ascii="Times New Roman" w:hAnsi="Times New Roman" w:cs="Times New Roman"/>
          <w:b/>
          <w:bCs/>
          <w:sz w:val="28"/>
          <w:szCs w:val="28"/>
        </w:rPr>
      </w:pPr>
      <w:r>
        <w:rPr>
          <w:rFonts w:ascii="Times New Roman" w:hAnsi="Times New Roman" w:cs="Times New Roman"/>
          <w:b/>
          <w:bCs/>
          <w:sz w:val="28"/>
          <w:szCs w:val="28"/>
        </w:rPr>
        <w:t>Figure x: Mega micro type s chuck without the tool</w:t>
      </w:r>
    </w:p>
    <w:p w14:paraId="674E41E9" w14:textId="4D66D11E" w:rsidR="00434846" w:rsidRDefault="00434846">
      <w:pPr>
        <w:rPr>
          <w:rFonts w:ascii="Times New Roman" w:hAnsi="Times New Roman" w:cs="Times New Roman"/>
          <w:b/>
          <w:bCs/>
          <w:sz w:val="28"/>
          <w:szCs w:val="28"/>
        </w:rPr>
      </w:pPr>
      <w:r>
        <w:rPr>
          <w:rFonts w:ascii="Times New Roman" w:hAnsi="Times New Roman" w:cs="Times New Roman"/>
          <w:b/>
          <w:bCs/>
          <w:sz w:val="28"/>
          <w:szCs w:val="28"/>
        </w:rPr>
        <w:br w:type="page"/>
      </w:r>
    </w:p>
    <w:p w14:paraId="1278798E" w14:textId="1BD22125" w:rsidR="00EB4F5B" w:rsidRPr="00240134" w:rsidRDefault="00704FB9" w:rsidP="005856AD">
      <w:pPr>
        <w:pStyle w:val="ListParagraph"/>
        <w:numPr>
          <w:ilvl w:val="1"/>
          <w:numId w:val="11"/>
        </w:numPr>
        <w:rPr>
          <w:rFonts w:ascii="Times New Roman" w:hAnsi="Times New Roman" w:cs="Times New Roman"/>
          <w:b/>
          <w:bCs/>
          <w:sz w:val="28"/>
          <w:szCs w:val="28"/>
        </w:rPr>
      </w:pPr>
      <w:commentRangeStart w:id="37"/>
      <w:r w:rsidRPr="00240134">
        <w:rPr>
          <w:rFonts w:ascii="Times New Roman" w:hAnsi="Times New Roman" w:cs="Times New Roman"/>
          <w:b/>
          <w:bCs/>
          <w:sz w:val="28"/>
          <w:szCs w:val="28"/>
        </w:rPr>
        <w:lastRenderedPageBreak/>
        <w:t xml:space="preserve"> </w:t>
      </w:r>
      <w:r w:rsidR="00D55F1A" w:rsidRPr="00240134">
        <w:rPr>
          <w:rFonts w:ascii="Times New Roman" w:hAnsi="Times New Roman" w:cs="Times New Roman"/>
          <w:b/>
          <w:bCs/>
          <w:sz w:val="28"/>
          <w:szCs w:val="28"/>
        </w:rPr>
        <w:t>Master mold</w:t>
      </w:r>
      <w:commentRangeEnd w:id="37"/>
      <w:r w:rsidR="003134D4">
        <w:rPr>
          <w:rStyle w:val="CommentReference"/>
        </w:rPr>
        <w:commentReference w:id="37"/>
      </w:r>
    </w:p>
    <w:p w14:paraId="19A3AE8F" w14:textId="649F5F99" w:rsidR="00D37967" w:rsidRPr="00240134" w:rsidRDefault="00D345C9" w:rsidP="00392528">
      <w:pPr>
        <w:ind w:firstLine="360"/>
        <w:rPr>
          <w:rFonts w:ascii="Times New Roman" w:hAnsi="Times New Roman" w:cs="Times New Roman"/>
          <w:sz w:val="22"/>
          <w:szCs w:val="24"/>
        </w:rPr>
      </w:pPr>
      <w:r w:rsidRPr="00240134">
        <w:rPr>
          <w:rFonts w:ascii="Times New Roman" w:hAnsi="Times New Roman" w:cs="Times New Roman"/>
          <w:sz w:val="22"/>
          <w:szCs w:val="24"/>
        </w:rPr>
        <w:t>A preliminary test using a 3D-printed mold proved that the shape could be manufactured using incremental forming. This is an important step, but it is not the focus of this paper</w:t>
      </w:r>
      <w:r w:rsidR="0032345C" w:rsidRPr="00240134">
        <w:rPr>
          <w:rFonts w:ascii="Times New Roman" w:hAnsi="Times New Roman" w:cs="Times New Roman"/>
          <w:sz w:val="22"/>
          <w:szCs w:val="24"/>
        </w:rPr>
        <w:t xml:space="preserve"> and will be briefly mentioned in a later chapter</w:t>
      </w:r>
      <w:r w:rsidR="006D659E" w:rsidRPr="00240134">
        <w:rPr>
          <w:rFonts w:ascii="Times New Roman" w:hAnsi="Times New Roman" w:cs="Times New Roman"/>
          <w:sz w:val="22"/>
          <w:szCs w:val="24"/>
        </w:rPr>
        <w:t>.</w:t>
      </w:r>
    </w:p>
    <w:p w14:paraId="177708F8" w14:textId="18AC5FE4" w:rsidR="00EB4F5B" w:rsidRPr="00240134" w:rsidRDefault="009F2C00" w:rsidP="005856AD">
      <w:pPr>
        <w:pStyle w:val="ListParagraph"/>
        <w:numPr>
          <w:ilvl w:val="1"/>
          <w:numId w:val="11"/>
        </w:numPr>
        <w:spacing w:before="160"/>
        <w:rPr>
          <w:rFonts w:ascii="Times New Roman" w:hAnsi="Times New Roman" w:cs="Times New Roman"/>
          <w:b/>
          <w:bCs/>
          <w:sz w:val="28"/>
          <w:szCs w:val="28"/>
        </w:rPr>
      </w:pPr>
      <w:r w:rsidRPr="00240134">
        <w:rPr>
          <w:rFonts w:ascii="Times New Roman" w:hAnsi="Times New Roman" w:cs="Times New Roman"/>
          <w:b/>
          <w:bCs/>
          <w:sz w:val="28"/>
          <w:szCs w:val="28"/>
        </w:rPr>
        <w:t>CFRTP dryer</w:t>
      </w:r>
    </w:p>
    <w:p w14:paraId="1037FBF6" w14:textId="7BFCB894" w:rsidR="00E238B5" w:rsidRPr="00240134" w:rsidRDefault="00E238B5" w:rsidP="00112636">
      <w:pPr>
        <w:ind w:firstLine="360"/>
        <w:jc w:val="left"/>
        <w:rPr>
          <w:rFonts w:ascii="Times New Roman" w:hAnsi="Times New Roman" w:cs="Times New Roman"/>
          <w:sz w:val="22"/>
        </w:rPr>
      </w:pPr>
      <w:r w:rsidRPr="00240134">
        <w:rPr>
          <w:rFonts w:ascii="Times New Roman" w:hAnsi="Times New Roman" w:cs="Times New Roman"/>
          <w:sz w:val="22"/>
        </w:rPr>
        <w:t xml:space="preserve">When the base material resin is heated, deterioration of the resin is expected at high temperatures. It is known that the presence of water in the material </w:t>
      </w:r>
      <w:r w:rsidR="00731396" w:rsidRPr="00240134">
        <w:rPr>
          <w:rFonts w:ascii="Times New Roman" w:hAnsi="Times New Roman" w:cs="Times New Roman"/>
          <w:sz w:val="22"/>
        </w:rPr>
        <w:t>significantly</w:t>
      </w:r>
      <w:r w:rsidR="0032345C" w:rsidRPr="00240134">
        <w:rPr>
          <w:rFonts w:ascii="Times New Roman" w:hAnsi="Times New Roman" w:cs="Times New Roman"/>
          <w:sz w:val="22"/>
        </w:rPr>
        <w:t xml:space="preserve"> affects</w:t>
      </w:r>
      <w:r w:rsidRPr="00240134">
        <w:rPr>
          <w:rFonts w:ascii="Times New Roman" w:hAnsi="Times New Roman" w:cs="Times New Roman"/>
          <w:sz w:val="22"/>
        </w:rPr>
        <w:t xml:space="preserve"> deterioration. PA6 resin, the base material used in this study, is also hygroscopic, so the CFRTP must be thoroughly dried before processing to remove the chance of deterioration. </w:t>
      </w:r>
      <w:r w:rsidR="0032345C" w:rsidRPr="00240134">
        <w:rPr>
          <w:rFonts w:ascii="Times New Roman" w:hAnsi="Times New Roman" w:cs="Times New Roman"/>
          <w:sz w:val="22"/>
        </w:rPr>
        <w:t>The</w:t>
      </w:r>
      <w:r w:rsidR="003A2E11" w:rsidRPr="00240134">
        <w:rPr>
          <w:rFonts w:ascii="Times New Roman" w:hAnsi="Times New Roman" w:cs="Times New Roman"/>
          <w:sz w:val="22"/>
        </w:rPr>
        <w:t xml:space="preserve"> hot air drying furnace, </w:t>
      </w:r>
      <w:r w:rsidR="0032345C" w:rsidRPr="00240134">
        <w:rPr>
          <w:rFonts w:ascii="Times New Roman" w:hAnsi="Times New Roman" w:cs="Times New Roman"/>
          <w:sz w:val="22"/>
        </w:rPr>
        <w:t>MOV-450S from AS ONE Corporation was used to dry the CFRTP to achieve this</w:t>
      </w:r>
      <w:r w:rsidRPr="00240134">
        <w:rPr>
          <w:rFonts w:ascii="Times New Roman" w:hAnsi="Times New Roman" w:cs="Times New Roman"/>
          <w:sz w:val="22"/>
        </w:rPr>
        <w:t xml:space="preserve">. </w:t>
      </w:r>
      <w:r w:rsidR="006D659E" w:rsidRPr="00240134">
        <w:rPr>
          <w:rFonts w:ascii="Times New Roman" w:hAnsi="Times New Roman" w:cs="Times New Roman"/>
          <w:sz w:val="22"/>
        </w:rPr>
        <w:t>The ETTAS is shown in the figure below</w:t>
      </w:r>
      <w:r w:rsidRPr="00240134">
        <w:rPr>
          <w:rFonts w:ascii="Times New Roman" w:hAnsi="Times New Roman" w:cs="Times New Roman"/>
          <w:sz w:val="22"/>
        </w:rPr>
        <w:t xml:space="preserve">. The ETTAS </w:t>
      </w:r>
      <w:r w:rsidR="005D291D" w:rsidRPr="00240134">
        <w:rPr>
          <w:rFonts w:ascii="Times New Roman" w:hAnsi="Times New Roman" w:cs="Times New Roman"/>
          <w:sz w:val="22"/>
        </w:rPr>
        <w:t>can be set from room temperature to about 240 K</w:t>
      </w:r>
      <w:r w:rsidR="006D659E" w:rsidRPr="00240134">
        <w:rPr>
          <w:rFonts w:ascii="Times New Roman" w:hAnsi="Times New Roman" w:cs="Times New Roman"/>
          <w:sz w:val="22"/>
        </w:rPr>
        <w:t>, and the size of the oil</w:t>
      </w:r>
      <w:r w:rsidR="003C75AE" w:rsidRPr="00240134">
        <w:rPr>
          <w:rFonts w:ascii="Times New Roman" w:hAnsi="Times New Roman" w:cs="Times New Roman"/>
          <w:sz w:val="22"/>
        </w:rPr>
        <w:t xml:space="preserve"> heating area is 445 mm x 440 mm x 650 mm.</w:t>
      </w:r>
    </w:p>
    <w:p w14:paraId="60CCA494" w14:textId="77777777" w:rsidR="00872667" w:rsidRPr="00240134" w:rsidRDefault="00C14400" w:rsidP="00EC5F70">
      <w:pPr>
        <w:jc w:val="center"/>
        <w:rPr>
          <w:rFonts w:ascii="Times New Roman" w:hAnsi="Times New Roman" w:cs="Times New Roman"/>
        </w:rPr>
      </w:pPr>
      <w:r w:rsidRPr="00240134">
        <w:rPr>
          <w:rFonts w:ascii="Times New Roman" w:hAnsi="Times New Roman" w:cs="Times New Roman"/>
          <w:noProof/>
        </w:rPr>
        <w:drawing>
          <wp:inline distT="0" distB="0" distL="0" distR="0" wp14:anchorId="1EC1461C" wp14:editId="6C71FA3B">
            <wp:extent cx="2152650" cy="2695575"/>
            <wp:effectExtent l="0" t="0" r="0" b="9525"/>
            <wp:docPr id="624859136" name="Picture 52" descr="座る, 電子レンジ, テーブル, カウンター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座る, 電子レンジ, テーブル, カウンター が含まれている画像&#10;&#10;自動的に生成された説明"/>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52650" cy="2695575"/>
                    </a:xfrm>
                    <a:prstGeom prst="rect">
                      <a:avLst/>
                    </a:prstGeom>
                    <a:noFill/>
                  </pic:spPr>
                </pic:pic>
              </a:graphicData>
            </a:graphic>
          </wp:inline>
        </w:drawing>
      </w:r>
    </w:p>
    <w:p w14:paraId="52A6149B" w14:textId="1CD8F448" w:rsidR="001523C7" w:rsidRPr="00240134" w:rsidRDefault="001523C7" w:rsidP="00EC5F70">
      <w:pPr>
        <w:jc w:val="center"/>
        <w:rPr>
          <w:rFonts w:ascii="Times New Roman" w:hAnsi="Times New Roman" w:cs="Times New Roman"/>
          <w:szCs w:val="21"/>
        </w:rPr>
      </w:pPr>
      <w:r w:rsidRPr="00240134">
        <w:rPr>
          <w:rFonts w:ascii="Times New Roman" w:hAnsi="Times New Roman" w:cs="Times New Roman"/>
          <w:szCs w:val="21"/>
        </w:rPr>
        <w:t xml:space="preserve">Figure </w:t>
      </w:r>
      <w:r w:rsidR="00282A7B" w:rsidRPr="00240134">
        <w:rPr>
          <w:rFonts w:ascii="Times New Roman" w:hAnsi="Times New Roman" w:cs="Times New Roman"/>
          <w:szCs w:val="21"/>
        </w:rPr>
        <w:t>3.5:</w:t>
      </w:r>
      <w:r w:rsidRPr="00240134">
        <w:rPr>
          <w:rFonts w:ascii="Times New Roman" w:hAnsi="Times New Roman" w:cs="Times New Roman"/>
          <w:szCs w:val="21"/>
        </w:rPr>
        <w:t xml:space="preserve"> Appearance of the constant temperature dryer</w:t>
      </w:r>
    </w:p>
    <w:p w14:paraId="1EFB34B4" w14:textId="649A9AE2" w:rsidR="00872667" w:rsidRPr="00240134" w:rsidRDefault="00872667" w:rsidP="005856AD">
      <w:pPr>
        <w:pStyle w:val="ListParagraph"/>
        <w:numPr>
          <w:ilvl w:val="1"/>
          <w:numId w:val="11"/>
        </w:numPr>
        <w:rPr>
          <w:rFonts w:ascii="Times New Roman" w:hAnsi="Times New Roman" w:cs="Times New Roman"/>
          <w:b/>
          <w:bCs/>
          <w:sz w:val="28"/>
          <w:szCs w:val="28"/>
        </w:rPr>
      </w:pPr>
      <w:r w:rsidRPr="00240134">
        <w:rPr>
          <w:rFonts w:ascii="Times New Roman" w:hAnsi="Times New Roman" w:cs="Times New Roman"/>
          <w:b/>
          <w:bCs/>
          <w:sz w:val="28"/>
          <w:szCs w:val="28"/>
        </w:rPr>
        <w:t>Jig Dimensions</w:t>
      </w:r>
    </w:p>
    <w:p w14:paraId="4169F611" w14:textId="37C7165D" w:rsidR="009A3DED" w:rsidRPr="00240134" w:rsidRDefault="0032345C" w:rsidP="003C75AE">
      <w:pPr>
        <w:ind w:firstLine="360"/>
        <w:jc w:val="left"/>
        <w:rPr>
          <w:rFonts w:ascii="Times New Roman" w:hAnsi="Times New Roman" w:cs="Times New Roman"/>
          <w:sz w:val="22"/>
        </w:rPr>
      </w:pPr>
      <w:r w:rsidRPr="00240134">
        <w:rPr>
          <w:rFonts w:ascii="Times New Roman" w:hAnsi="Times New Roman" w:cs="Times New Roman"/>
          <w:sz w:val="22"/>
        </w:rPr>
        <w:t>A jig is required to hold the CFRTP and oil in place while forming. The upper frame of the jig is removable and secures the CFRTP, improving work efficiency and safety. Figure X shows the dimensions and what the jig looks like</w:t>
      </w:r>
      <w:r w:rsidR="00D02811" w:rsidRPr="00240134">
        <w:rPr>
          <w:rFonts w:ascii="Times New Roman" w:hAnsi="Times New Roman" w:cs="Times New Roman"/>
          <w:sz w:val="22"/>
        </w:rPr>
        <w:t>.</w:t>
      </w:r>
    </w:p>
    <w:p w14:paraId="71D919A5" w14:textId="664055A9" w:rsidR="00872667" w:rsidRPr="00240134" w:rsidRDefault="00D709F4" w:rsidP="00EC5F70">
      <w:pPr>
        <w:jc w:val="center"/>
        <w:rPr>
          <w:rFonts w:ascii="Times New Roman" w:hAnsi="Times New Roman" w:cs="Times New Roman"/>
          <w:szCs w:val="21"/>
        </w:rPr>
      </w:pPr>
      <w:r w:rsidRPr="00240134">
        <w:rPr>
          <w:rFonts w:ascii="Times New Roman" w:hAnsi="Times New Roman" w:cs="Times New Roman"/>
          <w:noProof/>
          <w14:ligatures w14:val="standardContextual"/>
        </w:rPr>
        <w:lastRenderedPageBreak/>
        <w:t xml:space="preserve"> </w:t>
      </w:r>
      <w:r w:rsidRPr="00240134">
        <w:rPr>
          <w:rFonts w:ascii="Times New Roman" w:hAnsi="Times New Roman" w:cs="Times New Roman"/>
          <w:noProof/>
          <w:szCs w:val="21"/>
        </w:rPr>
        <w:drawing>
          <wp:inline distT="0" distB="0" distL="0" distR="0" wp14:anchorId="48A919FD" wp14:editId="65A0D60B">
            <wp:extent cx="4166484" cy="3815194"/>
            <wp:effectExtent l="0" t="0" r="5715" b="0"/>
            <wp:docPr id="2009705208" name="Picture 1" descr="A blue square with white circl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05208" name="Picture 1" descr="A blue square with white circles and red lines&#10;&#10;AI-generated content may be incorrect."/>
                    <pic:cNvPicPr/>
                  </pic:nvPicPr>
                  <pic:blipFill>
                    <a:blip r:embed="rId26"/>
                    <a:stretch>
                      <a:fillRect/>
                    </a:stretch>
                  </pic:blipFill>
                  <pic:spPr>
                    <a:xfrm>
                      <a:off x="0" y="0"/>
                      <a:ext cx="4173994" cy="3822071"/>
                    </a:xfrm>
                    <a:prstGeom prst="rect">
                      <a:avLst/>
                    </a:prstGeom>
                  </pic:spPr>
                </pic:pic>
              </a:graphicData>
            </a:graphic>
          </wp:inline>
        </w:drawing>
      </w:r>
    </w:p>
    <w:p w14:paraId="723D857A" w14:textId="54480146" w:rsidR="009A3DED" w:rsidRPr="00240134" w:rsidRDefault="009A3DED" w:rsidP="00EC5F70">
      <w:pPr>
        <w:jc w:val="center"/>
        <w:rPr>
          <w:rFonts w:ascii="Times New Roman" w:hAnsi="Times New Roman" w:cs="Times New Roman"/>
          <w:szCs w:val="21"/>
        </w:rPr>
      </w:pPr>
      <w:commentRangeStart w:id="38"/>
      <w:commentRangeStart w:id="39"/>
      <w:r w:rsidRPr="00240134">
        <w:rPr>
          <w:rFonts w:ascii="Times New Roman" w:hAnsi="Times New Roman" w:cs="Times New Roman"/>
          <w:szCs w:val="21"/>
        </w:rPr>
        <w:t xml:space="preserve">Figure </w:t>
      </w:r>
      <w:r w:rsidR="00282A7B" w:rsidRPr="00240134">
        <w:rPr>
          <w:rFonts w:ascii="Times New Roman" w:hAnsi="Times New Roman" w:cs="Times New Roman"/>
          <w:szCs w:val="21"/>
        </w:rPr>
        <w:t>3.6:</w:t>
      </w:r>
      <w:r w:rsidRPr="00240134">
        <w:rPr>
          <w:rFonts w:ascii="Times New Roman" w:hAnsi="Times New Roman" w:cs="Times New Roman"/>
          <w:szCs w:val="21"/>
        </w:rPr>
        <w:t xml:space="preserve"> Jig dimensions</w:t>
      </w:r>
      <w:commentRangeEnd w:id="38"/>
      <w:r w:rsidR="00876C1E" w:rsidRPr="00240134">
        <w:rPr>
          <w:rStyle w:val="CommentReference"/>
          <w:rFonts w:ascii="Times New Roman" w:hAnsi="Times New Roman" w:cs="Times New Roman"/>
        </w:rPr>
        <w:commentReference w:id="38"/>
      </w:r>
      <w:commentRangeEnd w:id="39"/>
      <w:r w:rsidR="004A0D74" w:rsidRPr="00240134">
        <w:rPr>
          <w:rStyle w:val="CommentReference"/>
          <w:rFonts w:ascii="Times New Roman" w:hAnsi="Times New Roman" w:cs="Times New Roman"/>
        </w:rPr>
        <w:commentReference w:id="39"/>
      </w:r>
    </w:p>
    <w:p w14:paraId="3E1D190B" w14:textId="77777777" w:rsidR="00FF1F09" w:rsidRPr="00240134" w:rsidRDefault="00FF1F09" w:rsidP="00EC5F70">
      <w:pPr>
        <w:jc w:val="center"/>
        <w:rPr>
          <w:rFonts w:ascii="Times New Roman" w:hAnsi="Times New Roman" w:cs="Times New Roman"/>
          <w:szCs w:val="21"/>
        </w:rPr>
      </w:pPr>
    </w:p>
    <w:p w14:paraId="51469DB8" w14:textId="77777777" w:rsidR="00287EA9" w:rsidRPr="00240134" w:rsidRDefault="00287EA9" w:rsidP="008D51CB">
      <w:pPr>
        <w:ind w:left="360"/>
        <w:jc w:val="center"/>
        <w:rPr>
          <w:rFonts w:ascii="Times New Roman" w:hAnsi="Times New Roman" w:cs="Times New Roman"/>
        </w:rPr>
      </w:pPr>
      <w:r w:rsidRPr="00240134">
        <w:rPr>
          <w:rFonts w:ascii="Times New Roman" w:hAnsi="Times New Roman" w:cs="Times New Roman"/>
          <w:noProof/>
        </w:rPr>
        <w:drawing>
          <wp:inline distT="0" distB="0" distL="0" distR="0" wp14:anchorId="59DCD409" wp14:editId="2B27FA46">
            <wp:extent cx="2536190" cy="3381375"/>
            <wp:effectExtent l="0" t="0" r="0" b="9525"/>
            <wp:docPr id="1630892913" name="Picture 46" descr="屋内, 金属, キッチン, 機械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屋内, 金属, キッチン, 機械 が含まれている画像&#10;&#10;自動的に生成された説明"/>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36190" cy="3381375"/>
                    </a:xfrm>
                    <a:prstGeom prst="rect">
                      <a:avLst/>
                    </a:prstGeom>
                    <a:noFill/>
                  </pic:spPr>
                </pic:pic>
              </a:graphicData>
            </a:graphic>
          </wp:inline>
        </w:drawing>
      </w:r>
    </w:p>
    <w:p w14:paraId="6BD701C2" w14:textId="5E1DAD9A" w:rsidR="00287EA9" w:rsidRPr="00240134" w:rsidRDefault="00282A7B" w:rsidP="00EC5F70">
      <w:pPr>
        <w:jc w:val="center"/>
        <w:rPr>
          <w:rFonts w:ascii="Times New Roman" w:hAnsi="Times New Roman" w:cs="Times New Roman"/>
          <w:szCs w:val="21"/>
        </w:rPr>
      </w:pPr>
      <w:commentRangeStart w:id="40"/>
      <w:r w:rsidRPr="00240134">
        <w:rPr>
          <w:rFonts w:ascii="Times New Roman" w:hAnsi="Times New Roman" w:cs="Times New Roman"/>
          <w:szCs w:val="21"/>
        </w:rPr>
        <w:t>Figure 3.7:</w:t>
      </w:r>
      <w:r w:rsidR="00287EA9" w:rsidRPr="00240134">
        <w:rPr>
          <w:rFonts w:ascii="Times New Roman" w:hAnsi="Times New Roman" w:cs="Times New Roman"/>
          <w:szCs w:val="21"/>
        </w:rPr>
        <w:t xml:space="preserve"> Jig arrangement (actual)</w:t>
      </w:r>
      <w:commentRangeEnd w:id="40"/>
      <w:r w:rsidR="008B1B3A">
        <w:rPr>
          <w:rStyle w:val="CommentReference"/>
        </w:rPr>
        <w:commentReference w:id="40"/>
      </w:r>
    </w:p>
    <w:p w14:paraId="0887E65A" w14:textId="1F741682" w:rsidR="009F2C00" w:rsidRPr="00240134" w:rsidRDefault="00E52E5B" w:rsidP="00EC5F70">
      <w:pPr>
        <w:rPr>
          <w:rFonts w:ascii="Times New Roman" w:hAnsi="Times New Roman" w:cs="Times New Roman"/>
          <w:sz w:val="40"/>
          <w:szCs w:val="44"/>
        </w:rPr>
      </w:pPr>
      <w:r w:rsidRPr="00240134">
        <w:rPr>
          <w:rFonts w:ascii="Times New Roman" w:hAnsi="Times New Roman" w:cs="Times New Roman"/>
          <w:sz w:val="40"/>
          <w:szCs w:val="44"/>
        </w:rPr>
        <w:lastRenderedPageBreak/>
        <w:t xml:space="preserve">Chapter 4: </w:t>
      </w:r>
      <w:r w:rsidR="007B368B" w:rsidRPr="00240134">
        <w:rPr>
          <w:rFonts w:ascii="Times New Roman" w:hAnsi="Times New Roman" w:cs="Times New Roman"/>
          <w:sz w:val="40"/>
          <w:szCs w:val="44"/>
        </w:rPr>
        <w:t>Toolpath generation</w:t>
      </w:r>
      <w:r w:rsidR="00436465" w:rsidRPr="00240134">
        <w:rPr>
          <w:rFonts w:ascii="Times New Roman" w:hAnsi="Times New Roman" w:cs="Times New Roman"/>
          <w:sz w:val="40"/>
          <w:szCs w:val="44"/>
        </w:rPr>
        <w:t xml:space="preserve"> </w:t>
      </w:r>
    </w:p>
    <w:p w14:paraId="08FA33DA" w14:textId="564A40D7" w:rsidR="004E314C" w:rsidRPr="00240134" w:rsidRDefault="00A234B5" w:rsidP="005856AD">
      <w:pPr>
        <w:pStyle w:val="ListParagraph"/>
        <w:numPr>
          <w:ilvl w:val="1"/>
          <w:numId w:val="12"/>
        </w:numPr>
        <w:rPr>
          <w:rFonts w:ascii="Times New Roman" w:hAnsi="Times New Roman" w:cs="Times New Roman"/>
          <w:b/>
          <w:bCs/>
          <w:sz w:val="22"/>
          <w:szCs w:val="24"/>
        </w:rPr>
      </w:pPr>
      <w:r w:rsidRPr="00240134">
        <w:rPr>
          <w:rFonts w:ascii="Times New Roman" w:hAnsi="Times New Roman" w:cs="Times New Roman"/>
          <w:b/>
          <w:bCs/>
          <w:sz w:val="22"/>
          <w:szCs w:val="24"/>
        </w:rPr>
        <w:t>Breakdown of the program</w:t>
      </w:r>
    </w:p>
    <w:p w14:paraId="4D71E27F" w14:textId="3DCB2283" w:rsidR="00B93804" w:rsidRPr="00240134" w:rsidRDefault="0049326B" w:rsidP="004757A3">
      <w:pPr>
        <w:ind w:firstLine="360"/>
        <w:rPr>
          <w:rFonts w:ascii="Times New Roman" w:hAnsi="Times New Roman" w:cs="Times New Roman"/>
          <w:b/>
          <w:bCs/>
          <w:sz w:val="22"/>
          <w:szCs w:val="24"/>
        </w:rPr>
      </w:pPr>
      <w:r w:rsidRPr="00240134">
        <w:rPr>
          <w:rFonts w:ascii="Times New Roman" w:hAnsi="Times New Roman" w:cs="Times New Roman"/>
          <w:sz w:val="22"/>
          <w:szCs w:val="24"/>
        </w:rPr>
        <w:t>Python is used to develop the CAM system for the toolpath generation because it was</w:t>
      </w:r>
      <w:r w:rsidR="00834E01" w:rsidRPr="00240134">
        <w:rPr>
          <w:rFonts w:ascii="Times New Roman" w:hAnsi="Times New Roman" w:cs="Times New Roman"/>
          <w:sz w:val="22"/>
          <w:szCs w:val="24"/>
        </w:rPr>
        <w:t xml:space="preserve"> mentioned in the previous chapter. The</w:t>
      </w:r>
      <w:r w:rsidR="00725A6F" w:rsidRPr="00240134">
        <w:rPr>
          <w:rFonts w:ascii="Times New Roman" w:hAnsi="Times New Roman" w:cs="Times New Roman"/>
          <w:sz w:val="22"/>
          <w:szCs w:val="24"/>
        </w:rPr>
        <w:t xml:space="preserve"> CAM system </w:t>
      </w:r>
      <w:r w:rsidR="004757A3" w:rsidRPr="00240134">
        <w:rPr>
          <w:rFonts w:ascii="Times New Roman" w:hAnsi="Times New Roman" w:cs="Times New Roman"/>
          <w:sz w:val="22"/>
          <w:szCs w:val="24"/>
        </w:rPr>
        <w:t>below</w:t>
      </w:r>
      <w:r w:rsidR="00725A6F" w:rsidRPr="00240134">
        <w:rPr>
          <w:rFonts w:ascii="Times New Roman" w:hAnsi="Times New Roman" w:cs="Times New Roman"/>
          <w:sz w:val="22"/>
          <w:szCs w:val="24"/>
        </w:rPr>
        <w:t xml:space="preserve"> is based </w:t>
      </w:r>
      <w:r w:rsidRPr="00240134">
        <w:rPr>
          <w:rFonts w:ascii="Times New Roman" w:hAnsi="Times New Roman" w:cs="Times New Roman"/>
          <w:sz w:val="22"/>
          <w:szCs w:val="24"/>
        </w:rPr>
        <w:t xml:space="preserve">on </w:t>
      </w:r>
      <w:r w:rsidR="006D659E" w:rsidRPr="00240134">
        <w:rPr>
          <w:rFonts w:ascii="Times New Roman" w:hAnsi="Times New Roman" w:cs="Times New Roman"/>
          <w:sz w:val="22"/>
          <w:szCs w:val="24"/>
        </w:rPr>
        <w:t xml:space="preserve">the </w:t>
      </w:r>
      <w:r w:rsidR="00B62AA2" w:rsidRPr="00240134">
        <w:rPr>
          <w:rFonts w:ascii="Times New Roman" w:hAnsi="Times New Roman" w:cs="Times New Roman"/>
          <w:sz w:val="22"/>
          <w:szCs w:val="24"/>
        </w:rPr>
        <w:t>earlier</w:t>
      </w:r>
      <w:r w:rsidRPr="00240134">
        <w:rPr>
          <w:rFonts w:ascii="Times New Roman" w:hAnsi="Times New Roman" w:cs="Times New Roman"/>
          <w:sz w:val="22"/>
          <w:szCs w:val="24"/>
        </w:rPr>
        <w:t xml:space="preserve"> research’s CAM system</w:t>
      </w:r>
      <w:r w:rsidR="006D659E" w:rsidRPr="00240134">
        <w:rPr>
          <w:rFonts w:ascii="Times New Roman" w:hAnsi="Times New Roman" w:cs="Times New Roman"/>
          <w:sz w:val="22"/>
          <w:szCs w:val="24"/>
        </w:rPr>
        <w:t xml:space="preserve">; however, it was </w:t>
      </w:r>
      <w:r w:rsidR="0017033F" w:rsidRPr="00240134">
        <w:rPr>
          <w:rFonts w:ascii="Times New Roman" w:hAnsi="Times New Roman" w:cs="Times New Roman"/>
          <w:sz w:val="22"/>
          <w:szCs w:val="24"/>
        </w:rPr>
        <w:t>adjusted for more complex shapes rather than just a truncated cone.</w:t>
      </w:r>
      <w:r w:rsidR="008E4919" w:rsidRPr="00240134">
        <w:rPr>
          <w:rFonts w:ascii="Times New Roman" w:hAnsi="Times New Roman" w:cs="Times New Roman"/>
          <w:sz w:val="22"/>
          <w:szCs w:val="24"/>
        </w:rPr>
        <w:t xml:space="preserve"> The following code is </w:t>
      </w:r>
      <w:r w:rsidR="002F7136" w:rsidRPr="00240134">
        <w:rPr>
          <w:rFonts w:ascii="Times New Roman" w:hAnsi="Times New Roman" w:cs="Times New Roman"/>
          <w:sz w:val="22"/>
          <w:szCs w:val="24"/>
        </w:rPr>
        <w:t>divided into four simple sections</w:t>
      </w:r>
      <w:r w:rsidRPr="00240134">
        <w:rPr>
          <w:rFonts w:ascii="Times New Roman" w:hAnsi="Times New Roman" w:cs="Times New Roman"/>
          <w:sz w:val="22"/>
          <w:szCs w:val="24"/>
        </w:rPr>
        <w:t>,</w:t>
      </w:r>
      <w:r w:rsidR="002F7136" w:rsidRPr="00240134">
        <w:rPr>
          <w:rFonts w:ascii="Times New Roman" w:hAnsi="Times New Roman" w:cs="Times New Roman"/>
          <w:sz w:val="22"/>
          <w:szCs w:val="24"/>
        </w:rPr>
        <w:t xml:space="preserve"> which will be explained in the following sections. </w:t>
      </w:r>
    </w:p>
    <w:p w14:paraId="6AAB0089" w14:textId="2D02D8DF" w:rsidR="002F7136" w:rsidRPr="00240134" w:rsidRDefault="002E7226" w:rsidP="004757A3">
      <w:pPr>
        <w:ind w:firstLine="360"/>
        <w:jc w:val="left"/>
        <w:rPr>
          <w:rFonts w:ascii="Times New Roman" w:hAnsi="Times New Roman" w:cs="Times New Roman"/>
          <w:sz w:val="22"/>
          <w:szCs w:val="24"/>
        </w:rPr>
      </w:pPr>
      <w:r w:rsidRPr="00240134">
        <w:rPr>
          <w:rFonts w:ascii="Times New Roman" w:hAnsi="Times New Roman" w:cs="Times New Roman"/>
          <w:sz w:val="22"/>
          <w:szCs w:val="24"/>
        </w:rPr>
        <w:t>The general flow of the program goes like this</w:t>
      </w:r>
      <w:r w:rsidR="0041088B" w:rsidRPr="00240134">
        <w:rPr>
          <w:rFonts w:ascii="Times New Roman" w:hAnsi="Times New Roman" w:cs="Times New Roman"/>
          <w:sz w:val="22"/>
          <w:szCs w:val="24"/>
        </w:rPr>
        <w:t xml:space="preserve">. Import the STL data from the design software-&gt; </w:t>
      </w:r>
      <w:r w:rsidR="005D2C81" w:rsidRPr="00240134">
        <w:rPr>
          <w:rFonts w:ascii="Times New Roman" w:hAnsi="Times New Roman" w:cs="Times New Roman"/>
          <w:sz w:val="22"/>
          <w:szCs w:val="24"/>
        </w:rPr>
        <w:t>setup of the variables</w:t>
      </w:r>
      <w:r w:rsidR="006F4ECD" w:rsidRPr="00240134">
        <w:rPr>
          <w:rFonts w:ascii="Times New Roman" w:hAnsi="Times New Roman" w:cs="Times New Roman"/>
          <w:sz w:val="22"/>
          <w:szCs w:val="24"/>
        </w:rPr>
        <w:t>, libraries, and tool path logic -&gt; toolpath generation</w:t>
      </w:r>
      <w:r w:rsidR="008308DD" w:rsidRPr="00240134">
        <w:rPr>
          <w:rFonts w:ascii="Times New Roman" w:hAnsi="Times New Roman" w:cs="Times New Roman"/>
          <w:sz w:val="22"/>
          <w:szCs w:val="24"/>
        </w:rPr>
        <w:t xml:space="preserve"> and g-code conversion-&gt; compiling and finishing touches</w:t>
      </w:r>
      <w:r w:rsidR="0049326B" w:rsidRPr="00240134">
        <w:rPr>
          <w:rFonts w:ascii="Times New Roman" w:hAnsi="Times New Roman" w:cs="Times New Roman"/>
          <w:sz w:val="22"/>
          <w:szCs w:val="24"/>
        </w:rPr>
        <w:t>, and can be shown in the figure below</w:t>
      </w:r>
      <w:r w:rsidR="004757A3" w:rsidRPr="00240134">
        <w:rPr>
          <w:rFonts w:ascii="Times New Roman" w:hAnsi="Times New Roman" w:cs="Times New Roman"/>
          <w:sz w:val="22"/>
          <w:szCs w:val="24"/>
        </w:rPr>
        <w:t xml:space="preserve">. </w:t>
      </w:r>
    </w:p>
    <w:p w14:paraId="038D77F7" w14:textId="6146A1E0" w:rsidR="0049326B" w:rsidRPr="00240134" w:rsidRDefault="00296F89" w:rsidP="00FF3A04">
      <w:pPr>
        <w:ind w:firstLine="360"/>
        <w:jc w:val="center"/>
        <w:rPr>
          <w:rFonts w:ascii="Times New Roman" w:hAnsi="Times New Roman" w:cs="Times New Roman"/>
          <w:sz w:val="22"/>
          <w:szCs w:val="24"/>
        </w:rPr>
      </w:pPr>
      <w:r w:rsidRPr="00240134">
        <w:rPr>
          <w:rFonts w:ascii="Times New Roman" w:hAnsi="Times New Roman" w:cs="Times New Roman"/>
          <w:noProof/>
          <w:sz w:val="22"/>
          <w:szCs w:val="24"/>
          <w14:ligatures w14:val="standardContextual"/>
        </w:rPr>
        <w:drawing>
          <wp:anchor distT="0" distB="0" distL="114300" distR="114300" simplePos="0" relativeHeight="251664384" behindDoc="0" locked="0" layoutInCell="1" allowOverlap="1" wp14:anchorId="0F50CD6D" wp14:editId="4A09275E">
            <wp:simplePos x="0" y="0"/>
            <wp:positionH relativeFrom="column">
              <wp:posOffset>-473075</wp:posOffset>
            </wp:positionH>
            <wp:positionV relativeFrom="paragraph">
              <wp:posOffset>265430</wp:posOffset>
            </wp:positionV>
            <wp:extent cx="6700114" cy="833527"/>
            <wp:effectExtent l="0" t="0" r="5715" b="24130"/>
            <wp:wrapTopAndBottom/>
            <wp:docPr id="1196188223"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anchor>
        </w:drawing>
      </w:r>
    </w:p>
    <w:p w14:paraId="2CE7EA27" w14:textId="77777777" w:rsidR="00296F89" w:rsidRPr="00240134" w:rsidRDefault="00296F89" w:rsidP="00296F89">
      <w:pPr>
        <w:ind w:firstLine="360"/>
        <w:jc w:val="center"/>
        <w:rPr>
          <w:rFonts w:ascii="Times New Roman" w:hAnsi="Times New Roman" w:cs="Times New Roman"/>
          <w:sz w:val="22"/>
          <w:szCs w:val="24"/>
        </w:rPr>
      </w:pPr>
      <w:r w:rsidRPr="00240134">
        <w:rPr>
          <w:rFonts w:ascii="Times New Roman" w:hAnsi="Times New Roman" w:cs="Times New Roman"/>
          <w:sz w:val="22"/>
          <w:szCs w:val="24"/>
        </w:rPr>
        <w:t>Figure 4.1: General outline of CAM program</w:t>
      </w:r>
    </w:p>
    <w:p w14:paraId="779C5E3A" w14:textId="77777777" w:rsidR="00BF01BA" w:rsidRPr="00240134" w:rsidRDefault="00BF01BA" w:rsidP="000C603C">
      <w:pPr>
        <w:jc w:val="left"/>
        <w:rPr>
          <w:rFonts w:ascii="Times New Roman" w:hAnsi="Times New Roman" w:cs="Times New Roman"/>
          <w:sz w:val="22"/>
          <w:szCs w:val="24"/>
        </w:rPr>
      </w:pPr>
    </w:p>
    <w:p w14:paraId="52754EAB" w14:textId="46E99250" w:rsidR="004E7434" w:rsidRPr="00240134" w:rsidRDefault="004E7434" w:rsidP="00EC5F70">
      <w:pPr>
        <w:jc w:val="center"/>
        <w:rPr>
          <w:rFonts w:ascii="Times New Roman" w:hAnsi="Times New Roman" w:cs="Times New Roman"/>
          <w:sz w:val="22"/>
        </w:rPr>
      </w:pPr>
      <w:r w:rsidRPr="00240134">
        <w:rPr>
          <w:rFonts w:ascii="Times New Roman" w:hAnsi="Times New Roman" w:cs="Times New Roman"/>
          <w:sz w:val="22"/>
        </w:rPr>
        <w:t xml:space="preserve">Figure </w:t>
      </w:r>
      <w:r w:rsidR="0049326B" w:rsidRPr="00240134">
        <w:rPr>
          <w:rFonts w:ascii="Times New Roman" w:hAnsi="Times New Roman" w:cs="Times New Roman"/>
          <w:sz w:val="22"/>
        </w:rPr>
        <w:t>4.2:</w:t>
      </w:r>
      <w:r w:rsidRPr="00240134">
        <w:rPr>
          <w:rFonts w:ascii="Times New Roman" w:hAnsi="Times New Roman" w:cs="Times New Roman"/>
          <w:sz w:val="22"/>
        </w:rPr>
        <w:t xml:space="preserve"> Variables and library setup</w:t>
      </w:r>
    </w:p>
    <w:p w14:paraId="4B8F781D" w14:textId="5B226819" w:rsidR="004E7434" w:rsidRPr="00240134" w:rsidRDefault="004E7434" w:rsidP="00EC5F70">
      <w:pPr>
        <w:jc w:val="center"/>
        <w:rPr>
          <w:rFonts w:ascii="Times New Roman" w:hAnsi="Times New Roman" w:cs="Times New Roman"/>
          <w:sz w:val="22"/>
        </w:rPr>
      </w:pPr>
      <w:r w:rsidRPr="00240134">
        <w:rPr>
          <w:rFonts w:ascii="Times New Roman" w:hAnsi="Times New Roman" w:cs="Times New Roman"/>
          <w:sz w:val="22"/>
        </w:rPr>
        <w:t xml:space="preserve">Figure </w:t>
      </w:r>
      <w:r w:rsidR="0049326B" w:rsidRPr="00240134">
        <w:rPr>
          <w:rFonts w:ascii="Times New Roman" w:hAnsi="Times New Roman" w:cs="Times New Roman"/>
          <w:sz w:val="22"/>
        </w:rPr>
        <w:t>4.3:</w:t>
      </w:r>
      <w:r w:rsidRPr="00240134">
        <w:rPr>
          <w:rFonts w:ascii="Times New Roman" w:hAnsi="Times New Roman" w:cs="Times New Roman"/>
          <w:sz w:val="22"/>
        </w:rPr>
        <w:t xml:space="preserve"> Setting up logic for the tool path generation</w:t>
      </w:r>
    </w:p>
    <w:p w14:paraId="0A80223F" w14:textId="75E75615" w:rsidR="00951A57" w:rsidRPr="00240134" w:rsidRDefault="00951A57" w:rsidP="00EC5F70">
      <w:pPr>
        <w:jc w:val="center"/>
        <w:rPr>
          <w:rFonts w:ascii="Times New Roman" w:hAnsi="Times New Roman" w:cs="Times New Roman"/>
          <w:sz w:val="22"/>
        </w:rPr>
      </w:pPr>
      <w:r w:rsidRPr="00240134">
        <w:rPr>
          <w:rFonts w:ascii="Times New Roman" w:hAnsi="Times New Roman" w:cs="Times New Roman"/>
          <w:sz w:val="22"/>
        </w:rPr>
        <w:t xml:space="preserve">Figure </w:t>
      </w:r>
      <w:r w:rsidR="0049326B" w:rsidRPr="00240134">
        <w:rPr>
          <w:rFonts w:ascii="Times New Roman" w:hAnsi="Times New Roman" w:cs="Times New Roman"/>
          <w:sz w:val="22"/>
        </w:rPr>
        <w:t xml:space="preserve">4.4: </w:t>
      </w:r>
      <w:r w:rsidR="004E7434" w:rsidRPr="00240134">
        <w:rPr>
          <w:rFonts w:ascii="Times New Roman" w:hAnsi="Times New Roman" w:cs="Times New Roman"/>
          <w:sz w:val="22"/>
        </w:rPr>
        <w:t>Tool path generation</w:t>
      </w:r>
    </w:p>
    <w:p w14:paraId="0A9A466E" w14:textId="15A49879" w:rsidR="008B7B1B" w:rsidRPr="00240134" w:rsidRDefault="008B7B1B" w:rsidP="00372D43">
      <w:pPr>
        <w:jc w:val="center"/>
        <w:rPr>
          <w:rFonts w:ascii="Times New Roman" w:hAnsi="Times New Roman" w:cs="Times New Roman"/>
          <w:sz w:val="22"/>
          <w:lang w:val="en-US"/>
        </w:rPr>
      </w:pPr>
      <w:commentRangeStart w:id="41"/>
      <w:r w:rsidRPr="00240134">
        <w:rPr>
          <w:rFonts w:ascii="Times New Roman" w:hAnsi="Times New Roman" w:cs="Times New Roman"/>
          <w:sz w:val="22"/>
          <w:lang w:val="en-US"/>
        </w:rPr>
        <w:t xml:space="preserve">Figure 4.5: </w:t>
      </w:r>
      <w:r w:rsidR="00670519" w:rsidRPr="00240134">
        <w:rPr>
          <w:rFonts w:ascii="Times New Roman" w:hAnsi="Times New Roman" w:cs="Times New Roman"/>
          <w:sz w:val="22"/>
          <w:lang w:val="en-US"/>
        </w:rPr>
        <w:t xml:space="preserve">Initial machining and termination code with exporting the toolpath to </w:t>
      </w:r>
      <w:r w:rsidR="006D659E" w:rsidRPr="00240134">
        <w:rPr>
          <w:rFonts w:ascii="Times New Roman" w:hAnsi="Times New Roman" w:cs="Times New Roman"/>
          <w:sz w:val="22"/>
          <w:lang w:val="en-US"/>
        </w:rPr>
        <w:t xml:space="preserve">a </w:t>
      </w:r>
      <w:r w:rsidR="009C6DF6" w:rsidRPr="00240134">
        <w:rPr>
          <w:rFonts w:ascii="Times New Roman" w:hAnsi="Times New Roman" w:cs="Times New Roman"/>
          <w:sz w:val="22"/>
          <w:lang w:val="en-US"/>
        </w:rPr>
        <w:t>text file.</w:t>
      </w:r>
      <w:commentRangeEnd w:id="41"/>
      <w:r w:rsidR="00B10061">
        <w:rPr>
          <w:rStyle w:val="CommentReference"/>
        </w:rPr>
        <w:commentReference w:id="41"/>
      </w:r>
    </w:p>
    <w:p w14:paraId="78765FCD" w14:textId="77777777" w:rsidR="004E7434" w:rsidRPr="00240134" w:rsidRDefault="004E7434" w:rsidP="00EC5F70">
      <w:pPr>
        <w:rPr>
          <w:rFonts w:ascii="Times New Roman" w:hAnsi="Times New Roman" w:cs="Times New Roman"/>
          <w:b/>
          <w:bCs/>
          <w:sz w:val="22"/>
          <w:szCs w:val="24"/>
          <w:lang w:val="en-US"/>
        </w:rPr>
      </w:pPr>
    </w:p>
    <w:p w14:paraId="47E5872F" w14:textId="6FFA6D8A" w:rsidR="00B93804" w:rsidRPr="00240134" w:rsidRDefault="00A234B5" w:rsidP="005856AD">
      <w:pPr>
        <w:pStyle w:val="ListParagraph"/>
        <w:numPr>
          <w:ilvl w:val="1"/>
          <w:numId w:val="12"/>
        </w:numPr>
        <w:rPr>
          <w:rFonts w:ascii="Times New Roman" w:hAnsi="Times New Roman" w:cs="Times New Roman"/>
          <w:b/>
          <w:bCs/>
          <w:sz w:val="24"/>
          <w:szCs w:val="24"/>
        </w:rPr>
      </w:pPr>
      <w:r w:rsidRPr="00240134">
        <w:rPr>
          <w:rFonts w:ascii="Times New Roman" w:hAnsi="Times New Roman" w:cs="Times New Roman"/>
          <w:b/>
          <w:bCs/>
          <w:sz w:val="24"/>
          <w:szCs w:val="24"/>
        </w:rPr>
        <w:t>Variables</w:t>
      </w:r>
    </w:p>
    <w:p w14:paraId="4EBB3617" w14:textId="0584049A" w:rsidR="0022334B" w:rsidRPr="00240134" w:rsidRDefault="00255E20" w:rsidP="00C85C66">
      <w:pPr>
        <w:ind w:firstLine="360"/>
        <w:jc w:val="left"/>
        <w:rPr>
          <w:rFonts w:ascii="Times New Roman" w:hAnsi="Times New Roman" w:cs="Times New Roman"/>
          <w:sz w:val="22"/>
          <w:szCs w:val="24"/>
        </w:rPr>
      </w:pPr>
      <w:r w:rsidRPr="00240134">
        <w:rPr>
          <w:rFonts w:ascii="Times New Roman" w:hAnsi="Times New Roman" w:cs="Times New Roman"/>
          <w:sz w:val="22"/>
          <w:szCs w:val="24"/>
        </w:rPr>
        <w:t>A few variables are required for an accurate depiction and overall consistency of the tool path</w:t>
      </w:r>
      <w:r w:rsidR="00695EE0" w:rsidRPr="00240134">
        <w:rPr>
          <w:rFonts w:ascii="Times New Roman" w:hAnsi="Times New Roman" w:cs="Times New Roman"/>
          <w:sz w:val="22"/>
          <w:szCs w:val="24"/>
        </w:rPr>
        <w:t xml:space="preserve">. The most important ones </w:t>
      </w:r>
      <w:r w:rsidR="0009620E" w:rsidRPr="00240134">
        <w:rPr>
          <w:rFonts w:ascii="Times New Roman" w:hAnsi="Times New Roman" w:cs="Times New Roman"/>
          <w:sz w:val="22"/>
          <w:szCs w:val="24"/>
        </w:rPr>
        <w:t xml:space="preserve">are mesh subdivisions, </w:t>
      </w:r>
      <w:r w:rsidR="00914FE0" w:rsidRPr="00240134">
        <w:rPr>
          <w:rFonts w:ascii="Times New Roman" w:hAnsi="Times New Roman" w:cs="Times New Roman"/>
          <w:sz w:val="22"/>
          <w:szCs w:val="24"/>
        </w:rPr>
        <w:t xml:space="preserve">layer spacing, and tolerance. </w:t>
      </w:r>
      <w:r w:rsidR="001D19DE" w:rsidRPr="00240134">
        <w:rPr>
          <w:rFonts w:ascii="Times New Roman" w:hAnsi="Times New Roman" w:cs="Times New Roman"/>
          <w:sz w:val="22"/>
          <w:szCs w:val="24"/>
        </w:rPr>
        <w:t xml:space="preserve">Mesh subdivisions </w:t>
      </w:r>
      <w:r w:rsidRPr="00240134">
        <w:rPr>
          <w:rFonts w:ascii="Times New Roman" w:hAnsi="Times New Roman" w:cs="Times New Roman"/>
          <w:sz w:val="22"/>
          <w:szCs w:val="24"/>
        </w:rPr>
        <w:t xml:space="preserve">divide each layer into parts so that more points are added to the tool path, giving a smoother tool path and </w:t>
      </w:r>
      <w:r w:rsidR="005B29C8" w:rsidRPr="00240134">
        <w:rPr>
          <w:rFonts w:ascii="Times New Roman" w:hAnsi="Times New Roman" w:cs="Times New Roman"/>
          <w:sz w:val="22"/>
          <w:szCs w:val="24"/>
        </w:rPr>
        <w:t xml:space="preserve">making it less likely to </w:t>
      </w:r>
      <w:r w:rsidR="00AA363F" w:rsidRPr="00240134">
        <w:rPr>
          <w:rFonts w:ascii="Times New Roman" w:hAnsi="Times New Roman" w:cs="Times New Roman"/>
          <w:sz w:val="22"/>
          <w:szCs w:val="24"/>
        </w:rPr>
        <w:t xml:space="preserve">have any problems. The layer spacing variable ensures that </w:t>
      </w:r>
      <w:r w:rsidRPr="00240134">
        <w:rPr>
          <w:rFonts w:ascii="Times New Roman" w:hAnsi="Times New Roman" w:cs="Times New Roman"/>
          <w:sz w:val="22"/>
          <w:szCs w:val="24"/>
        </w:rPr>
        <w:t>all</w:t>
      </w:r>
      <w:r w:rsidR="00AA363F" w:rsidRPr="00240134">
        <w:rPr>
          <w:rFonts w:ascii="Times New Roman" w:hAnsi="Times New Roman" w:cs="Times New Roman"/>
          <w:sz w:val="22"/>
          <w:szCs w:val="24"/>
        </w:rPr>
        <w:t xml:space="preserve"> the layers in the toolpath are the same distance apart. For </w:t>
      </w:r>
      <w:r w:rsidRPr="00240134">
        <w:rPr>
          <w:rFonts w:ascii="Times New Roman" w:hAnsi="Times New Roman" w:cs="Times New Roman"/>
          <w:sz w:val="22"/>
          <w:szCs w:val="24"/>
        </w:rPr>
        <w:t>example,</w:t>
      </w:r>
      <w:r w:rsidR="00AA363F" w:rsidRPr="00240134">
        <w:rPr>
          <w:rFonts w:ascii="Times New Roman" w:hAnsi="Times New Roman" w:cs="Times New Roman"/>
          <w:sz w:val="22"/>
          <w:szCs w:val="24"/>
        </w:rPr>
        <w:t xml:space="preserve"> layer </w:t>
      </w:r>
      <w:r w:rsidR="004419BE" w:rsidRPr="00240134">
        <w:rPr>
          <w:rFonts w:ascii="Times New Roman" w:hAnsi="Times New Roman" w:cs="Times New Roman"/>
          <w:sz w:val="22"/>
          <w:szCs w:val="24"/>
        </w:rPr>
        <w:t>one</w:t>
      </w:r>
      <w:r w:rsidR="00AA363F" w:rsidRPr="00240134">
        <w:rPr>
          <w:rFonts w:ascii="Times New Roman" w:hAnsi="Times New Roman" w:cs="Times New Roman"/>
          <w:sz w:val="22"/>
          <w:szCs w:val="24"/>
        </w:rPr>
        <w:t xml:space="preserve"> and layer </w:t>
      </w:r>
      <w:r w:rsidR="004419BE" w:rsidRPr="00240134">
        <w:rPr>
          <w:rFonts w:ascii="Times New Roman" w:hAnsi="Times New Roman" w:cs="Times New Roman"/>
          <w:sz w:val="22"/>
          <w:szCs w:val="24"/>
        </w:rPr>
        <w:t>two</w:t>
      </w:r>
      <w:r w:rsidR="00AA363F" w:rsidRPr="00240134">
        <w:rPr>
          <w:rFonts w:ascii="Times New Roman" w:hAnsi="Times New Roman" w:cs="Times New Roman"/>
          <w:sz w:val="22"/>
          <w:szCs w:val="24"/>
        </w:rPr>
        <w:t xml:space="preserve"> will have a 0.2 </w:t>
      </w:r>
      <w:r w:rsidR="00F76E4F" w:rsidRPr="00240134">
        <w:rPr>
          <w:rFonts w:ascii="Times New Roman" w:hAnsi="Times New Roman" w:cs="Times New Roman"/>
          <w:sz w:val="22"/>
          <w:szCs w:val="24"/>
        </w:rPr>
        <w:t>distance</w:t>
      </w:r>
      <w:r w:rsidRPr="00240134">
        <w:rPr>
          <w:rFonts w:ascii="Times New Roman" w:hAnsi="Times New Roman" w:cs="Times New Roman"/>
          <w:sz w:val="22"/>
          <w:szCs w:val="24"/>
        </w:rPr>
        <w:t xml:space="preserve">, and layer 10 and layer </w:t>
      </w:r>
      <w:r w:rsidR="00F76E4F" w:rsidRPr="00240134">
        <w:rPr>
          <w:rFonts w:ascii="Times New Roman" w:hAnsi="Times New Roman" w:cs="Times New Roman"/>
          <w:sz w:val="22"/>
          <w:szCs w:val="24"/>
        </w:rPr>
        <w:t xml:space="preserve">11. The tolerance variable for the toolpath </w:t>
      </w:r>
      <w:r w:rsidR="00D93F78" w:rsidRPr="00240134">
        <w:rPr>
          <w:rFonts w:ascii="Times New Roman" w:hAnsi="Times New Roman" w:cs="Times New Roman"/>
          <w:sz w:val="22"/>
          <w:szCs w:val="24"/>
        </w:rPr>
        <w:t xml:space="preserve">is a redundant </w:t>
      </w:r>
      <w:r w:rsidRPr="00240134">
        <w:rPr>
          <w:rFonts w:ascii="Times New Roman" w:hAnsi="Times New Roman" w:cs="Times New Roman"/>
          <w:sz w:val="22"/>
          <w:szCs w:val="24"/>
        </w:rPr>
        <w:t>measure</w:t>
      </w:r>
      <w:r w:rsidR="00D93F78" w:rsidRPr="00240134">
        <w:rPr>
          <w:rFonts w:ascii="Times New Roman" w:hAnsi="Times New Roman" w:cs="Times New Roman"/>
          <w:sz w:val="22"/>
          <w:szCs w:val="24"/>
        </w:rPr>
        <w:t xml:space="preserve"> to ensure that the toolpath does not have any issues when generating a circular shape vs. a </w:t>
      </w:r>
      <w:r w:rsidR="007938A1" w:rsidRPr="00240134">
        <w:rPr>
          <w:rFonts w:ascii="Times New Roman" w:hAnsi="Times New Roman" w:cs="Times New Roman"/>
          <w:sz w:val="22"/>
          <w:szCs w:val="24"/>
        </w:rPr>
        <w:t xml:space="preserve">shape with edges. </w:t>
      </w:r>
    </w:p>
    <w:p w14:paraId="4C1709EA" w14:textId="77777777" w:rsidR="00C85C66" w:rsidRPr="00240134" w:rsidRDefault="00C85C66" w:rsidP="00C85C66">
      <w:pPr>
        <w:ind w:firstLine="360"/>
        <w:jc w:val="left"/>
        <w:rPr>
          <w:rFonts w:ascii="Times New Roman" w:hAnsi="Times New Roman" w:cs="Times New Roman"/>
          <w:sz w:val="22"/>
          <w:szCs w:val="24"/>
        </w:rPr>
      </w:pPr>
    </w:p>
    <w:p w14:paraId="45DF2415" w14:textId="2DF598A7" w:rsidR="00A234B5" w:rsidRPr="00240134" w:rsidRDefault="00A234B5" w:rsidP="005856AD">
      <w:pPr>
        <w:pStyle w:val="ListParagraph"/>
        <w:numPr>
          <w:ilvl w:val="1"/>
          <w:numId w:val="12"/>
        </w:numPr>
        <w:rPr>
          <w:rFonts w:ascii="Times New Roman" w:hAnsi="Times New Roman" w:cs="Times New Roman"/>
          <w:b/>
          <w:bCs/>
          <w:sz w:val="24"/>
          <w:szCs w:val="24"/>
        </w:rPr>
      </w:pPr>
      <w:r w:rsidRPr="00240134">
        <w:rPr>
          <w:rFonts w:ascii="Times New Roman" w:hAnsi="Times New Roman" w:cs="Times New Roman"/>
          <w:b/>
          <w:bCs/>
          <w:sz w:val="24"/>
          <w:szCs w:val="24"/>
        </w:rPr>
        <w:lastRenderedPageBreak/>
        <w:t>Modules</w:t>
      </w:r>
    </w:p>
    <w:p w14:paraId="7650E573" w14:textId="22BBB82B" w:rsidR="007F4C91" w:rsidRPr="00240134" w:rsidRDefault="007F4C91" w:rsidP="00255E20">
      <w:pPr>
        <w:ind w:firstLine="360"/>
        <w:jc w:val="left"/>
        <w:rPr>
          <w:rFonts w:ascii="Times New Roman" w:hAnsi="Times New Roman" w:cs="Times New Roman"/>
          <w:sz w:val="22"/>
          <w:szCs w:val="24"/>
        </w:rPr>
      </w:pPr>
      <w:r w:rsidRPr="00240134">
        <w:rPr>
          <w:rFonts w:ascii="Times New Roman" w:hAnsi="Times New Roman" w:cs="Times New Roman"/>
          <w:sz w:val="22"/>
          <w:szCs w:val="24"/>
        </w:rPr>
        <w:t xml:space="preserve">The “modules” or toolpath logic </w:t>
      </w:r>
      <w:r w:rsidR="00A028A1" w:rsidRPr="00240134">
        <w:rPr>
          <w:rFonts w:ascii="Times New Roman" w:hAnsi="Times New Roman" w:cs="Times New Roman"/>
          <w:sz w:val="22"/>
          <w:szCs w:val="24"/>
        </w:rPr>
        <w:t xml:space="preserve">are groups of code </w:t>
      </w:r>
      <w:r w:rsidR="00255E20" w:rsidRPr="00240134">
        <w:rPr>
          <w:rFonts w:ascii="Times New Roman" w:hAnsi="Times New Roman" w:cs="Times New Roman"/>
          <w:sz w:val="22"/>
          <w:szCs w:val="24"/>
        </w:rPr>
        <w:t>that</w:t>
      </w:r>
      <w:r w:rsidR="00A028A1" w:rsidRPr="00240134">
        <w:rPr>
          <w:rFonts w:ascii="Times New Roman" w:hAnsi="Times New Roman" w:cs="Times New Roman"/>
          <w:sz w:val="22"/>
          <w:szCs w:val="24"/>
        </w:rPr>
        <w:t xml:space="preserve"> smooth out the processing of the tool path.</w:t>
      </w:r>
      <w:r w:rsidR="00255E20" w:rsidRPr="00240134">
        <w:rPr>
          <w:rFonts w:ascii="Times New Roman" w:hAnsi="Times New Roman" w:cs="Times New Roman"/>
          <w:sz w:val="22"/>
          <w:szCs w:val="24"/>
        </w:rPr>
        <w:t xml:space="preserve"> If they were to be added to the toolpath generation logic </w:t>
      </w:r>
      <w:r w:rsidR="006914B8" w:rsidRPr="00240134">
        <w:rPr>
          <w:rFonts w:ascii="Times New Roman" w:hAnsi="Times New Roman" w:cs="Times New Roman"/>
          <w:sz w:val="22"/>
          <w:szCs w:val="24"/>
        </w:rPr>
        <w:t xml:space="preserve">seen in </w:t>
      </w:r>
      <w:r w:rsidR="004419BE" w:rsidRPr="00240134">
        <w:rPr>
          <w:rFonts w:ascii="Times New Roman" w:hAnsi="Times New Roman" w:cs="Times New Roman"/>
          <w:sz w:val="22"/>
          <w:szCs w:val="24"/>
        </w:rPr>
        <w:t>Figure</w:t>
      </w:r>
      <w:r w:rsidR="006914B8" w:rsidRPr="00240134">
        <w:rPr>
          <w:rFonts w:ascii="Times New Roman" w:hAnsi="Times New Roman" w:cs="Times New Roman"/>
          <w:sz w:val="22"/>
          <w:szCs w:val="24"/>
        </w:rPr>
        <w:t xml:space="preserve"> X, </w:t>
      </w:r>
      <w:r w:rsidR="006D659E" w:rsidRPr="00240134">
        <w:rPr>
          <w:rFonts w:ascii="Times New Roman" w:hAnsi="Times New Roman" w:cs="Times New Roman"/>
          <w:sz w:val="22"/>
          <w:szCs w:val="24"/>
        </w:rPr>
        <w:t>generating a toolpath would take significantly longer</w:t>
      </w:r>
      <w:r w:rsidR="006914B8" w:rsidRPr="00240134">
        <w:rPr>
          <w:rFonts w:ascii="Times New Roman" w:hAnsi="Times New Roman" w:cs="Times New Roman"/>
          <w:sz w:val="22"/>
          <w:szCs w:val="24"/>
        </w:rPr>
        <w:t>.</w:t>
      </w:r>
      <w:r w:rsidR="00A028A1" w:rsidRPr="00240134">
        <w:rPr>
          <w:rFonts w:ascii="Times New Roman" w:hAnsi="Times New Roman" w:cs="Times New Roman"/>
          <w:sz w:val="22"/>
          <w:szCs w:val="24"/>
        </w:rPr>
        <w:t xml:space="preserve"> Things like </w:t>
      </w:r>
      <w:r w:rsidR="00255E20" w:rsidRPr="00240134">
        <w:rPr>
          <w:rFonts w:ascii="Times New Roman" w:hAnsi="Times New Roman" w:cs="Times New Roman"/>
          <w:sz w:val="22"/>
          <w:szCs w:val="24"/>
        </w:rPr>
        <w:t>TSP,</w:t>
      </w:r>
      <w:r w:rsidR="00A028A1" w:rsidRPr="00240134">
        <w:rPr>
          <w:rFonts w:ascii="Times New Roman" w:hAnsi="Times New Roman" w:cs="Times New Roman"/>
          <w:sz w:val="22"/>
          <w:szCs w:val="24"/>
        </w:rPr>
        <w:t xml:space="preserve"> which will </w:t>
      </w:r>
      <w:r w:rsidR="00EE5633" w:rsidRPr="00240134">
        <w:rPr>
          <w:rFonts w:ascii="Times New Roman" w:hAnsi="Times New Roman" w:cs="Times New Roman"/>
          <w:sz w:val="22"/>
          <w:szCs w:val="24"/>
        </w:rPr>
        <w:t>be explained in the next section</w:t>
      </w:r>
      <w:r w:rsidR="00255E20" w:rsidRPr="00240134">
        <w:rPr>
          <w:rFonts w:ascii="Times New Roman" w:hAnsi="Times New Roman" w:cs="Times New Roman"/>
          <w:sz w:val="22"/>
          <w:szCs w:val="24"/>
        </w:rPr>
        <w:t>,</w:t>
      </w:r>
      <w:r w:rsidR="00A028A1" w:rsidRPr="00240134">
        <w:rPr>
          <w:rFonts w:ascii="Times New Roman" w:hAnsi="Times New Roman" w:cs="Times New Roman"/>
          <w:sz w:val="22"/>
          <w:szCs w:val="24"/>
        </w:rPr>
        <w:t xml:space="preserve"> and </w:t>
      </w:r>
      <w:r w:rsidR="00304A49" w:rsidRPr="00240134">
        <w:rPr>
          <w:rFonts w:ascii="Times New Roman" w:hAnsi="Times New Roman" w:cs="Times New Roman"/>
          <w:sz w:val="22"/>
          <w:szCs w:val="24"/>
        </w:rPr>
        <w:t xml:space="preserve">Clockwise processing are </w:t>
      </w:r>
      <w:r w:rsidR="00CD4620" w:rsidRPr="00240134">
        <w:rPr>
          <w:rFonts w:ascii="Times New Roman" w:hAnsi="Times New Roman" w:cs="Times New Roman"/>
          <w:sz w:val="22"/>
          <w:szCs w:val="24"/>
        </w:rPr>
        <w:t>just some of the modules in the code.</w:t>
      </w:r>
    </w:p>
    <w:p w14:paraId="210D2CC6" w14:textId="77777777" w:rsidR="00D933CB" w:rsidRPr="00240134" w:rsidRDefault="00D933CB" w:rsidP="00B62AA2">
      <w:pPr>
        <w:rPr>
          <w:rFonts w:ascii="Times New Roman" w:hAnsi="Times New Roman" w:cs="Times New Roman"/>
          <w:sz w:val="22"/>
          <w:szCs w:val="24"/>
        </w:rPr>
      </w:pPr>
    </w:p>
    <w:p w14:paraId="50E818BB" w14:textId="3540227A" w:rsidR="00455104" w:rsidRPr="00240134" w:rsidRDefault="00455104" w:rsidP="005856AD">
      <w:pPr>
        <w:pStyle w:val="ListParagraph"/>
        <w:numPr>
          <w:ilvl w:val="1"/>
          <w:numId w:val="12"/>
        </w:numPr>
        <w:rPr>
          <w:rFonts w:ascii="Times New Roman" w:hAnsi="Times New Roman" w:cs="Times New Roman"/>
          <w:b/>
          <w:bCs/>
          <w:sz w:val="22"/>
          <w:szCs w:val="24"/>
        </w:rPr>
      </w:pPr>
      <w:commentRangeStart w:id="42"/>
      <w:r w:rsidRPr="00240134">
        <w:rPr>
          <w:rFonts w:ascii="Times New Roman" w:hAnsi="Times New Roman" w:cs="Times New Roman"/>
          <w:b/>
          <w:bCs/>
          <w:sz w:val="22"/>
          <w:szCs w:val="24"/>
        </w:rPr>
        <w:t>TSP</w:t>
      </w:r>
      <w:r w:rsidR="00D933CB" w:rsidRPr="00240134">
        <w:rPr>
          <w:rFonts w:ascii="Times New Roman" w:hAnsi="Times New Roman" w:cs="Times New Roman"/>
          <w:b/>
          <w:bCs/>
          <w:sz w:val="22"/>
          <w:szCs w:val="24"/>
        </w:rPr>
        <w:t xml:space="preserve"> (Traveling </w:t>
      </w:r>
      <w:r w:rsidR="004D055A" w:rsidRPr="00240134">
        <w:rPr>
          <w:rFonts w:ascii="Times New Roman" w:hAnsi="Times New Roman" w:cs="Times New Roman"/>
          <w:b/>
          <w:bCs/>
          <w:sz w:val="22"/>
          <w:szCs w:val="24"/>
        </w:rPr>
        <w:t>Salesperson</w:t>
      </w:r>
      <w:r w:rsidR="00D933CB" w:rsidRPr="00240134">
        <w:rPr>
          <w:rFonts w:ascii="Times New Roman" w:hAnsi="Times New Roman" w:cs="Times New Roman"/>
          <w:b/>
          <w:bCs/>
          <w:sz w:val="22"/>
          <w:szCs w:val="24"/>
        </w:rPr>
        <w:t>)</w:t>
      </w:r>
      <w:commentRangeEnd w:id="42"/>
      <w:r w:rsidR="00871548">
        <w:rPr>
          <w:rStyle w:val="CommentReference"/>
        </w:rPr>
        <w:commentReference w:id="42"/>
      </w:r>
    </w:p>
    <w:p w14:paraId="2121B933" w14:textId="4071E158" w:rsidR="00CD4620" w:rsidRPr="00240134" w:rsidRDefault="004419BE" w:rsidP="00305AD4">
      <w:pPr>
        <w:ind w:firstLine="360"/>
        <w:jc w:val="left"/>
        <w:rPr>
          <w:rFonts w:ascii="Times New Roman" w:hAnsi="Times New Roman" w:cs="Times New Roman"/>
          <w:sz w:val="22"/>
          <w:szCs w:val="24"/>
        </w:rPr>
      </w:pPr>
      <w:r w:rsidRPr="00240134">
        <w:rPr>
          <w:rFonts w:ascii="Times New Roman" w:hAnsi="Times New Roman" w:cs="Times New Roman"/>
          <w:sz w:val="22"/>
          <w:szCs w:val="24"/>
        </w:rPr>
        <w:t xml:space="preserve">The most important module </w:t>
      </w:r>
      <w:r w:rsidR="00EE5633" w:rsidRPr="00240134">
        <w:rPr>
          <w:rFonts w:ascii="Times New Roman" w:hAnsi="Times New Roman" w:cs="Times New Roman"/>
          <w:sz w:val="22"/>
          <w:szCs w:val="24"/>
        </w:rPr>
        <w:t xml:space="preserve">of the </w:t>
      </w:r>
      <w:r w:rsidR="006F183F" w:rsidRPr="00240134">
        <w:rPr>
          <w:rFonts w:ascii="Times New Roman" w:hAnsi="Times New Roman" w:cs="Times New Roman"/>
          <w:sz w:val="22"/>
          <w:szCs w:val="24"/>
        </w:rPr>
        <w:t xml:space="preserve">CAM system is the TSP logic. </w:t>
      </w:r>
      <w:r w:rsidR="0084340D" w:rsidRPr="00240134">
        <w:rPr>
          <w:rFonts w:ascii="Times New Roman" w:hAnsi="Times New Roman" w:cs="Times New Roman"/>
          <w:sz w:val="22"/>
          <w:szCs w:val="24"/>
        </w:rPr>
        <w:t xml:space="preserve">While </w:t>
      </w:r>
      <w:r w:rsidR="00020936" w:rsidRPr="00240134">
        <w:rPr>
          <w:rFonts w:ascii="Times New Roman" w:hAnsi="Times New Roman" w:cs="Times New Roman"/>
          <w:sz w:val="22"/>
          <w:szCs w:val="24"/>
        </w:rPr>
        <w:t xml:space="preserve">the code in </w:t>
      </w:r>
      <w:r w:rsidR="00FF3750" w:rsidRPr="00240134">
        <w:rPr>
          <w:rFonts w:ascii="Times New Roman" w:hAnsi="Times New Roman" w:cs="Times New Roman"/>
          <w:sz w:val="22"/>
          <w:szCs w:val="24"/>
        </w:rPr>
        <w:t>Figure</w:t>
      </w:r>
      <w:r w:rsidR="00020936" w:rsidRPr="00240134">
        <w:rPr>
          <w:rFonts w:ascii="Times New Roman" w:hAnsi="Times New Roman" w:cs="Times New Roman"/>
          <w:sz w:val="22"/>
          <w:szCs w:val="24"/>
        </w:rPr>
        <w:t xml:space="preserve"> 4.4 is also </w:t>
      </w:r>
      <w:r w:rsidR="00B62AA2" w:rsidRPr="00240134">
        <w:rPr>
          <w:rFonts w:ascii="Times New Roman" w:hAnsi="Times New Roman" w:cs="Times New Roman"/>
          <w:sz w:val="22"/>
          <w:szCs w:val="24"/>
        </w:rPr>
        <w:t>crucial</w:t>
      </w:r>
      <w:r w:rsidR="00020936" w:rsidRPr="00240134">
        <w:rPr>
          <w:rFonts w:ascii="Times New Roman" w:hAnsi="Times New Roman" w:cs="Times New Roman"/>
          <w:sz w:val="22"/>
          <w:szCs w:val="24"/>
        </w:rPr>
        <w:t xml:space="preserve">, the TSP logic </w:t>
      </w:r>
      <w:r w:rsidR="00FF3750" w:rsidRPr="00240134">
        <w:rPr>
          <w:rFonts w:ascii="Times New Roman" w:hAnsi="Times New Roman" w:cs="Times New Roman"/>
          <w:sz w:val="22"/>
          <w:szCs w:val="24"/>
        </w:rPr>
        <w:t>ensures</w:t>
      </w:r>
      <w:r w:rsidR="00020936" w:rsidRPr="00240134">
        <w:rPr>
          <w:rFonts w:ascii="Times New Roman" w:hAnsi="Times New Roman" w:cs="Times New Roman"/>
          <w:sz w:val="22"/>
          <w:szCs w:val="24"/>
        </w:rPr>
        <w:t xml:space="preserve"> that the </w:t>
      </w:r>
      <w:r w:rsidR="00FF64FE" w:rsidRPr="00240134">
        <w:rPr>
          <w:rFonts w:ascii="Times New Roman" w:hAnsi="Times New Roman" w:cs="Times New Roman"/>
          <w:sz w:val="22"/>
          <w:szCs w:val="24"/>
        </w:rPr>
        <w:t>tool path will</w:t>
      </w:r>
      <w:r w:rsidR="00FF3750" w:rsidRPr="00240134">
        <w:rPr>
          <w:rFonts w:ascii="Times New Roman" w:hAnsi="Times New Roman" w:cs="Times New Roman"/>
          <w:sz w:val="22"/>
          <w:szCs w:val="24"/>
        </w:rPr>
        <w:t xml:space="preserve"> not double back on itself and create problems. </w:t>
      </w:r>
      <w:r w:rsidR="009F6AFC" w:rsidRPr="00240134">
        <w:rPr>
          <w:rFonts w:ascii="Times New Roman" w:hAnsi="Times New Roman" w:cs="Times New Roman"/>
          <w:sz w:val="22"/>
          <w:szCs w:val="24"/>
        </w:rPr>
        <w:t xml:space="preserve">The TSP logic does this by calculating the distances between the current point it is at </w:t>
      </w:r>
      <w:r w:rsidR="00D933CB" w:rsidRPr="00240134">
        <w:rPr>
          <w:rFonts w:ascii="Times New Roman" w:hAnsi="Times New Roman" w:cs="Times New Roman"/>
          <w:sz w:val="22"/>
          <w:szCs w:val="24"/>
        </w:rPr>
        <w:t>and</w:t>
      </w:r>
      <w:r w:rsidR="009F6AFC" w:rsidRPr="00240134">
        <w:rPr>
          <w:rFonts w:ascii="Times New Roman" w:hAnsi="Times New Roman" w:cs="Times New Roman"/>
          <w:sz w:val="22"/>
          <w:szCs w:val="24"/>
        </w:rPr>
        <w:t xml:space="preserve"> the points on the layer. After it does this</w:t>
      </w:r>
      <w:r w:rsidR="00575A28" w:rsidRPr="00240134">
        <w:rPr>
          <w:rFonts w:ascii="Times New Roman" w:hAnsi="Times New Roman" w:cs="Times New Roman"/>
          <w:sz w:val="22"/>
          <w:szCs w:val="24"/>
        </w:rPr>
        <w:t xml:space="preserve">, it will move the tool to the shortest distance point and repeat the process until all the points are reached. </w:t>
      </w:r>
      <w:r w:rsidR="00DC3714" w:rsidRPr="00240134">
        <w:rPr>
          <w:rFonts w:ascii="Times New Roman" w:hAnsi="Times New Roman" w:cs="Times New Roman"/>
          <w:sz w:val="22"/>
          <w:szCs w:val="24"/>
        </w:rPr>
        <w:t xml:space="preserve">Something </w:t>
      </w:r>
      <w:r w:rsidR="00A0370A" w:rsidRPr="00240134">
        <w:rPr>
          <w:rFonts w:ascii="Times New Roman" w:hAnsi="Times New Roman" w:cs="Times New Roman"/>
          <w:sz w:val="22"/>
          <w:szCs w:val="24"/>
        </w:rPr>
        <w:t>like</w:t>
      </w:r>
      <w:r w:rsidR="00DC3714" w:rsidRPr="00240134">
        <w:rPr>
          <w:rFonts w:ascii="Times New Roman" w:hAnsi="Times New Roman" w:cs="Times New Roman"/>
          <w:sz w:val="22"/>
          <w:szCs w:val="24"/>
        </w:rPr>
        <w:t xml:space="preserve"> the TSP</w:t>
      </w:r>
      <w:r w:rsidR="002A1F5C" w:rsidRPr="00240134">
        <w:rPr>
          <w:rFonts w:ascii="Times New Roman" w:hAnsi="Times New Roman" w:cs="Times New Roman"/>
          <w:sz w:val="22"/>
          <w:szCs w:val="24"/>
        </w:rPr>
        <w:t xml:space="preserve"> logic was present in the previous </w:t>
      </w:r>
      <w:r w:rsidR="004D055A" w:rsidRPr="00240134">
        <w:rPr>
          <w:rFonts w:ascii="Times New Roman" w:hAnsi="Times New Roman" w:cs="Times New Roman"/>
          <w:sz w:val="22"/>
          <w:szCs w:val="24"/>
        </w:rPr>
        <w:t>researcher's</w:t>
      </w:r>
      <w:r w:rsidR="002A1F5C" w:rsidRPr="00240134">
        <w:rPr>
          <w:rFonts w:ascii="Times New Roman" w:hAnsi="Times New Roman" w:cs="Times New Roman"/>
          <w:sz w:val="22"/>
          <w:szCs w:val="24"/>
        </w:rPr>
        <w:t xml:space="preserve"> research</w:t>
      </w:r>
      <w:r w:rsidR="004D055A" w:rsidRPr="00240134">
        <w:rPr>
          <w:rFonts w:ascii="Times New Roman" w:hAnsi="Times New Roman" w:cs="Times New Roman"/>
          <w:sz w:val="22"/>
          <w:szCs w:val="24"/>
        </w:rPr>
        <w:t>;</w:t>
      </w:r>
      <w:r w:rsidR="002A1F5C" w:rsidRPr="00240134">
        <w:rPr>
          <w:rFonts w:ascii="Times New Roman" w:hAnsi="Times New Roman" w:cs="Times New Roman"/>
          <w:sz w:val="22"/>
          <w:szCs w:val="24"/>
        </w:rPr>
        <w:t xml:space="preserve"> however</w:t>
      </w:r>
      <w:r w:rsidR="004D055A" w:rsidRPr="00240134">
        <w:rPr>
          <w:rFonts w:ascii="Times New Roman" w:hAnsi="Times New Roman" w:cs="Times New Roman"/>
          <w:sz w:val="22"/>
          <w:szCs w:val="24"/>
        </w:rPr>
        <w:t>,</w:t>
      </w:r>
      <w:r w:rsidR="002A1F5C" w:rsidRPr="00240134">
        <w:rPr>
          <w:rFonts w:ascii="Times New Roman" w:hAnsi="Times New Roman" w:cs="Times New Roman"/>
          <w:sz w:val="22"/>
          <w:szCs w:val="24"/>
        </w:rPr>
        <w:t xml:space="preserve"> </w:t>
      </w:r>
      <w:r w:rsidR="00DC3714" w:rsidRPr="00240134">
        <w:rPr>
          <w:rFonts w:ascii="Times New Roman" w:hAnsi="Times New Roman" w:cs="Times New Roman"/>
          <w:sz w:val="22"/>
          <w:szCs w:val="24"/>
        </w:rPr>
        <w:t xml:space="preserve">it was adjusted </w:t>
      </w:r>
      <w:r w:rsidR="004D055A" w:rsidRPr="00240134">
        <w:rPr>
          <w:rFonts w:ascii="Times New Roman" w:hAnsi="Times New Roman" w:cs="Times New Roman"/>
          <w:sz w:val="22"/>
          <w:szCs w:val="24"/>
        </w:rPr>
        <w:t xml:space="preserve">so </w:t>
      </w:r>
      <w:r w:rsidR="00B42727" w:rsidRPr="00240134">
        <w:rPr>
          <w:rFonts w:ascii="Times New Roman" w:hAnsi="Times New Roman" w:cs="Times New Roman"/>
          <w:sz w:val="22"/>
          <w:szCs w:val="24"/>
        </w:rPr>
        <w:t xml:space="preserve">that other modules could be used </w:t>
      </w:r>
      <w:r w:rsidR="00B62AA2" w:rsidRPr="00240134">
        <w:rPr>
          <w:rFonts w:ascii="Times New Roman" w:hAnsi="Times New Roman" w:cs="Times New Roman"/>
          <w:sz w:val="22"/>
          <w:szCs w:val="24"/>
        </w:rPr>
        <w:t>to optimize the code further</w:t>
      </w:r>
      <w:r w:rsidR="003D1E4A" w:rsidRPr="00240134">
        <w:rPr>
          <w:rFonts w:ascii="Times New Roman" w:hAnsi="Times New Roman" w:cs="Times New Roman"/>
          <w:sz w:val="22"/>
          <w:szCs w:val="24"/>
        </w:rPr>
        <w:t xml:space="preserve">. </w:t>
      </w:r>
    </w:p>
    <w:p w14:paraId="0ACA74F3" w14:textId="77777777" w:rsidR="00FF3750" w:rsidRPr="00240134" w:rsidRDefault="00FF3750" w:rsidP="004419BE">
      <w:pPr>
        <w:ind w:firstLine="360"/>
        <w:rPr>
          <w:rFonts w:ascii="Times New Roman" w:hAnsi="Times New Roman" w:cs="Times New Roman"/>
          <w:sz w:val="22"/>
          <w:szCs w:val="24"/>
        </w:rPr>
      </w:pPr>
    </w:p>
    <w:p w14:paraId="1E1942BF" w14:textId="77777777" w:rsidR="003B47EE" w:rsidRPr="00240134" w:rsidRDefault="00455104" w:rsidP="005856AD">
      <w:pPr>
        <w:pStyle w:val="ListParagraph"/>
        <w:numPr>
          <w:ilvl w:val="1"/>
          <w:numId w:val="12"/>
        </w:numPr>
        <w:rPr>
          <w:rFonts w:ascii="Times New Roman" w:hAnsi="Times New Roman" w:cs="Times New Roman"/>
          <w:b/>
          <w:bCs/>
          <w:sz w:val="22"/>
          <w:szCs w:val="24"/>
        </w:rPr>
      </w:pPr>
      <w:r w:rsidRPr="00240134">
        <w:rPr>
          <w:rFonts w:ascii="Times New Roman" w:hAnsi="Times New Roman" w:cs="Times New Roman"/>
          <w:b/>
          <w:bCs/>
          <w:sz w:val="22"/>
          <w:szCs w:val="24"/>
        </w:rPr>
        <w:t>Processing</w:t>
      </w:r>
      <w:r w:rsidR="003B47EE" w:rsidRPr="00240134">
        <w:rPr>
          <w:rFonts w:ascii="Times New Roman" w:hAnsi="Times New Roman" w:cs="Times New Roman"/>
          <w:b/>
          <w:bCs/>
          <w:sz w:val="22"/>
          <w:szCs w:val="24"/>
        </w:rPr>
        <w:t xml:space="preserve"> loop overview</w:t>
      </w:r>
    </w:p>
    <w:p w14:paraId="5301E037" w14:textId="1B35D9C5" w:rsidR="00D933CB" w:rsidRPr="00240134" w:rsidRDefault="00D933CB" w:rsidP="00305AD4">
      <w:pPr>
        <w:ind w:firstLine="360"/>
        <w:jc w:val="left"/>
        <w:rPr>
          <w:rFonts w:ascii="Times New Roman" w:hAnsi="Times New Roman" w:cs="Times New Roman"/>
          <w:sz w:val="22"/>
          <w:szCs w:val="24"/>
        </w:rPr>
      </w:pPr>
      <w:r w:rsidRPr="00240134">
        <w:rPr>
          <w:rFonts w:ascii="Times New Roman" w:hAnsi="Times New Roman" w:cs="Times New Roman"/>
          <w:sz w:val="22"/>
          <w:szCs w:val="24"/>
        </w:rPr>
        <w:t xml:space="preserve">The process of </w:t>
      </w:r>
      <w:r w:rsidR="00082EA6" w:rsidRPr="00240134">
        <w:rPr>
          <w:rFonts w:ascii="Times New Roman" w:hAnsi="Times New Roman" w:cs="Times New Roman"/>
          <w:sz w:val="22"/>
          <w:szCs w:val="24"/>
        </w:rPr>
        <w:t>toolpath generation involves</w:t>
      </w:r>
      <w:r w:rsidR="003D1E4A" w:rsidRPr="00240134">
        <w:rPr>
          <w:rFonts w:ascii="Times New Roman" w:hAnsi="Times New Roman" w:cs="Times New Roman"/>
          <w:sz w:val="22"/>
          <w:szCs w:val="24"/>
        </w:rPr>
        <w:t xml:space="preserve"> several </w:t>
      </w:r>
      <w:r w:rsidR="00D97416" w:rsidRPr="00240134">
        <w:rPr>
          <w:rFonts w:ascii="Times New Roman" w:hAnsi="Times New Roman" w:cs="Times New Roman"/>
          <w:sz w:val="22"/>
          <w:szCs w:val="24"/>
        </w:rPr>
        <w:t xml:space="preserve">simple steps. </w:t>
      </w:r>
      <w:r w:rsidR="00082EA6" w:rsidRPr="00240134">
        <w:rPr>
          <w:rFonts w:ascii="Times New Roman" w:hAnsi="Times New Roman" w:cs="Times New Roman"/>
          <w:sz w:val="22"/>
          <w:szCs w:val="24"/>
        </w:rPr>
        <w:t xml:space="preserve">First, the logic creates a variable so the entire toolpath can be stored and later saved to a text file. </w:t>
      </w:r>
      <w:r w:rsidR="00E579A0" w:rsidRPr="00240134">
        <w:rPr>
          <w:rFonts w:ascii="Times New Roman" w:hAnsi="Times New Roman" w:cs="Times New Roman"/>
          <w:sz w:val="22"/>
          <w:szCs w:val="24"/>
        </w:rPr>
        <w:t xml:space="preserve">Next, the toolpath generation will identify the highest Z coordinate or </w:t>
      </w:r>
      <w:r w:rsidR="00305AD4" w:rsidRPr="00240134">
        <w:rPr>
          <w:rFonts w:ascii="Times New Roman" w:hAnsi="Times New Roman" w:cs="Times New Roman"/>
          <w:sz w:val="22"/>
          <w:szCs w:val="24"/>
        </w:rPr>
        <w:t>the highest layer of the figure, then eliminate any layers that have fewer than 3 points, as the module Convexhull, a module that selects the outermost points of a layer, cannot process layers that have fewer</w:t>
      </w:r>
      <w:r w:rsidR="00A47B64" w:rsidRPr="00240134">
        <w:rPr>
          <w:rFonts w:ascii="Times New Roman" w:hAnsi="Times New Roman" w:cs="Times New Roman"/>
          <w:sz w:val="22"/>
          <w:szCs w:val="24"/>
        </w:rPr>
        <w:t xml:space="preserve"> than 3 points. </w:t>
      </w:r>
      <w:r w:rsidR="00305AD4" w:rsidRPr="00240134">
        <w:rPr>
          <w:rFonts w:ascii="Times New Roman" w:hAnsi="Times New Roman" w:cs="Times New Roman"/>
          <w:sz w:val="22"/>
          <w:szCs w:val="24"/>
        </w:rPr>
        <w:t xml:space="preserve">Then the Convexhull </w:t>
      </w:r>
      <w:r w:rsidR="007218AB" w:rsidRPr="00240134">
        <w:rPr>
          <w:rFonts w:ascii="Times New Roman" w:hAnsi="Times New Roman" w:cs="Times New Roman"/>
          <w:sz w:val="22"/>
          <w:szCs w:val="24"/>
        </w:rPr>
        <w:t>module selects the outermost points of the layer</w:t>
      </w:r>
      <w:r w:rsidR="008F0CFE" w:rsidRPr="00240134">
        <w:rPr>
          <w:rFonts w:ascii="Times New Roman" w:hAnsi="Times New Roman" w:cs="Times New Roman"/>
          <w:sz w:val="22"/>
          <w:szCs w:val="24"/>
        </w:rPr>
        <w:t xml:space="preserve">, and then the circular and noncircular processing modules are </w:t>
      </w:r>
      <w:r w:rsidR="007218AB" w:rsidRPr="00240134">
        <w:rPr>
          <w:rFonts w:ascii="Times New Roman" w:hAnsi="Times New Roman" w:cs="Times New Roman"/>
          <w:sz w:val="22"/>
          <w:szCs w:val="24"/>
        </w:rPr>
        <w:t xml:space="preserve">used to determine </w:t>
      </w:r>
      <w:r w:rsidR="008F0CFE" w:rsidRPr="00240134">
        <w:rPr>
          <w:rFonts w:ascii="Times New Roman" w:hAnsi="Times New Roman" w:cs="Times New Roman"/>
          <w:sz w:val="22"/>
          <w:szCs w:val="24"/>
        </w:rPr>
        <w:t xml:space="preserve">which type of processing to use. This </w:t>
      </w:r>
      <w:r w:rsidR="001A20D7" w:rsidRPr="00240134">
        <w:rPr>
          <w:rFonts w:ascii="Times New Roman" w:hAnsi="Times New Roman" w:cs="Times New Roman"/>
          <w:sz w:val="22"/>
          <w:szCs w:val="24"/>
        </w:rPr>
        <w:t>redundant measure</w:t>
      </w:r>
      <w:r w:rsidR="008F0CFE" w:rsidRPr="00240134">
        <w:rPr>
          <w:rFonts w:ascii="Times New Roman" w:hAnsi="Times New Roman" w:cs="Times New Roman"/>
          <w:sz w:val="22"/>
          <w:szCs w:val="24"/>
        </w:rPr>
        <w:t xml:space="preserve"> is here to ensure that nothing goes wrong with the TSP logic. </w:t>
      </w:r>
      <w:r w:rsidR="00BB562D" w:rsidRPr="00240134">
        <w:rPr>
          <w:rFonts w:ascii="Times New Roman" w:hAnsi="Times New Roman" w:cs="Times New Roman"/>
          <w:sz w:val="22"/>
          <w:szCs w:val="24"/>
        </w:rPr>
        <w:t xml:space="preserve">The final part of the toolpath generation is moving to the next layer. The toolpath generation </w:t>
      </w:r>
      <w:r w:rsidR="001358FF" w:rsidRPr="00240134">
        <w:rPr>
          <w:rFonts w:ascii="Times New Roman" w:hAnsi="Times New Roman" w:cs="Times New Roman"/>
          <w:sz w:val="22"/>
          <w:szCs w:val="24"/>
        </w:rPr>
        <w:t xml:space="preserve">looks for the closest point on the next layer and saves that so the </w:t>
      </w:r>
      <w:r w:rsidR="00D328A3" w:rsidRPr="00240134">
        <w:rPr>
          <w:rFonts w:ascii="Times New Roman" w:hAnsi="Times New Roman" w:cs="Times New Roman"/>
          <w:sz w:val="22"/>
          <w:szCs w:val="24"/>
        </w:rPr>
        <w:t xml:space="preserve">tool can return to that point later when it needs to move to the next layer. This creates a general area where the toolpath generation </w:t>
      </w:r>
      <w:r w:rsidR="001A20D7" w:rsidRPr="00240134">
        <w:rPr>
          <w:rFonts w:ascii="Times New Roman" w:hAnsi="Times New Roman" w:cs="Times New Roman"/>
          <w:sz w:val="22"/>
          <w:szCs w:val="24"/>
        </w:rPr>
        <w:t xml:space="preserve">will always move to the next layer, cleaning up the toolpath visually. This </w:t>
      </w:r>
      <w:r w:rsidR="00774D55" w:rsidRPr="00240134">
        <w:rPr>
          <w:rFonts w:ascii="Times New Roman" w:hAnsi="Times New Roman" w:cs="Times New Roman"/>
          <w:sz w:val="22"/>
          <w:szCs w:val="24"/>
        </w:rPr>
        <w:t xml:space="preserve">will then </w:t>
      </w:r>
      <w:r w:rsidR="00B62AA2" w:rsidRPr="00240134">
        <w:rPr>
          <w:rFonts w:ascii="Times New Roman" w:hAnsi="Times New Roman" w:cs="Times New Roman"/>
          <w:sz w:val="22"/>
          <w:szCs w:val="24"/>
        </w:rPr>
        <w:t>repeat</w:t>
      </w:r>
      <w:r w:rsidR="00774D55" w:rsidRPr="00240134">
        <w:rPr>
          <w:rFonts w:ascii="Times New Roman" w:hAnsi="Times New Roman" w:cs="Times New Roman"/>
          <w:sz w:val="22"/>
          <w:szCs w:val="24"/>
        </w:rPr>
        <w:t xml:space="preserve"> the number</w:t>
      </w:r>
      <w:r w:rsidR="001A20D7" w:rsidRPr="00240134">
        <w:rPr>
          <w:rFonts w:ascii="Times New Roman" w:hAnsi="Times New Roman" w:cs="Times New Roman"/>
          <w:sz w:val="22"/>
          <w:szCs w:val="24"/>
        </w:rPr>
        <w:t xml:space="preserve"> of layers in the </w:t>
      </w:r>
      <w:r w:rsidR="00774D55" w:rsidRPr="00240134">
        <w:rPr>
          <w:rFonts w:ascii="Times New Roman" w:hAnsi="Times New Roman" w:cs="Times New Roman"/>
          <w:sz w:val="22"/>
          <w:szCs w:val="24"/>
        </w:rPr>
        <w:t xml:space="preserve">STL file. </w:t>
      </w:r>
    </w:p>
    <w:p w14:paraId="4C428F1E" w14:textId="77777777" w:rsidR="00D933CB" w:rsidRDefault="00D933CB" w:rsidP="00D933CB">
      <w:pPr>
        <w:rPr>
          <w:rFonts w:ascii="Times New Roman" w:hAnsi="Times New Roman" w:cs="Times New Roman"/>
          <w:sz w:val="22"/>
          <w:szCs w:val="24"/>
        </w:rPr>
      </w:pPr>
    </w:p>
    <w:p w14:paraId="18485A83" w14:textId="77777777" w:rsidR="00335557" w:rsidRDefault="00335557" w:rsidP="005856AD">
      <w:pPr>
        <w:pStyle w:val="ListParagraph"/>
        <w:numPr>
          <w:ilvl w:val="1"/>
          <w:numId w:val="12"/>
        </w:numPr>
        <w:rPr>
          <w:rFonts w:ascii="Times New Roman" w:hAnsi="Times New Roman" w:cs="Times New Roman"/>
          <w:b/>
          <w:bCs/>
          <w:sz w:val="22"/>
          <w:szCs w:val="24"/>
        </w:rPr>
      </w:pPr>
      <w:commentRangeStart w:id="43"/>
      <w:r w:rsidRPr="00335557">
        <w:rPr>
          <w:rFonts w:ascii="Times New Roman" w:hAnsi="Times New Roman" w:cs="Times New Roman"/>
          <w:b/>
          <w:bCs/>
          <w:sz w:val="22"/>
          <w:szCs w:val="24"/>
        </w:rPr>
        <w:t xml:space="preserve"> Reverse offset</w:t>
      </w:r>
      <w:commentRangeEnd w:id="43"/>
      <w:r w:rsidR="00891E7E">
        <w:rPr>
          <w:rStyle w:val="CommentReference"/>
        </w:rPr>
        <w:commentReference w:id="43"/>
      </w:r>
    </w:p>
    <w:p w14:paraId="333B30CB" w14:textId="13900CD1" w:rsidR="003B47EE" w:rsidRPr="00335557" w:rsidRDefault="003B47EE" w:rsidP="005856AD">
      <w:pPr>
        <w:pStyle w:val="ListParagraph"/>
        <w:numPr>
          <w:ilvl w:val="1"/>
          <w:numId w:val="12"/>
        </w:numPr>
        <w:rPr>
          <w:rFonts w:ascii="Times New Roman" w:hAnsi="Times New Roman" w:cs="Times New Roman"/>
          <w:b/>
          <w:bCs/>
          <w:sz w:val="22"/>
          <w:szCs w:val="24"/>
        </w:rPr>
      </w:pPr>
      <w:r w:rsidRPr="00335557">
        <w:rPr>
          <w:rFonts w:ascii="Times New Roman" w:hAnsi="Times New Roman" w:cs="Times New Roman"/>
          <w:b/>
          <w:bCs/>
          <w:sz w:val="22"/>
          <w:szCs w:val="24"/>
        </w:rPr>
        <w:t>General G-code addons</w:t>
      </w:r>
    </w:p>
    <w:p w14:paraId="7447635B" w14:textId="11186CE7" w:rsidR="00D4012E" w:rsidRPr="00240134" w:rsidRDefault="00E31652" w:rsidP="00774D55">
      <w:pPr>
        <w:ind w:firstLine="360"/>
        <w:jc w:val="left"/>
        <w:rPr>
          <w:rFonts w:ascii="Times New Roman" w:hAnsi="Times New Roman" w:cs="Times New Roman"/>
          <w:sz w:val="22"/>
          <w:szCs w:val="24"/>
        </w:rPr>
      </w:pPr>
      <w:r w:rsidRPr="00240134">
        <w:rPr>
          <w:rFonts w:ascii="Times New Roman" w:hAnsi="Times New Roman" w:cs="Times New Roman"/>
          <w:sz w:val="22"/>
          <w:szCs w:val="24"/>
        </w:rPr>
        <w:t xml:space="preserve">For the last section of the code, the </w:t>
      </w:r>
      <w:r w:rsidR="000433CF" w:rsidRPr="00240134">
        <w:rPr>
          <w:rFonts w:ascii="Times New Roman" w:hAnsi="Times New Roman" w:cs="Times New Roman"/>
          <w:sz w:val="22"/>
          <w:szCs w:val="24"/>
        </w:rPr>
        <w:t>general processing settings</w:t>
      </w:r>
      <w:r w:rsidR="00774D55" w:rsidRPr="00240134">
        <w:rPr>
          <w:rFonts w:ascii="Times New Roman" w:hAnsi="Times New Roman" w:cs="Times New Roman"/>
          <w:sz w:val="22"/>
          <w:szCs w:val="24"/>
        </w:rPr>
        <w:t xml:space="preserve"> like spindle speed</w:t>
      </w:r>
      <w:r w:rsidR="00AF0470" w:rsidRPr="00240134">
        <w:rPr>
          <w:rFonts w:ascii="Times New Roman" w:hAnsi="Times New Roman" w:cs="Times New Roman"/>
          <w:sz w:val="22"/>
          <w:szCs w:val="24"/>
        </w:rPr>
        <w:t>, setting the machine to absolute positioning, and setting the workplace origin</w:t>
      </w:r>
      <w:r w:rsidR="000433CF" w:rsidRPr="00240134">
        <w:rPr>
          <w:rFonts w:ascii="Times New Roman" w:hAnsi="Times New Roman" w:cs="Times New Roman"/>
          <w:sz w:val="22"/>
          <w:szCs w:val="24"/>
        </w:rPr>
        <w:t xml:space="preserve"> are added to the beginning </w:t>
      </w:r>
      <w:r w:rsidR="000433CF" w:rsidRPr="00240134">
        <w:rPr>
          <w:rFonts w:ascii="Times New Roman" w:hAnsi="Times New Roman" w:cs="Times New Roman"/>
          <w:sz w:val="22"/>
          <w:szCs w:val="24"/>
        </w:rPr>
        <w:lastRenderedPageBreak/>
        <w:t>and end of the code so that the toolpath is ready to be put into the CNC machine</w:t>
      </w:r>
      <w:r w:rsidR="00B63DEB" w:rsidRPr="00240134">
        <w:rPr>
          <w:rFonts w:ascii="Times New Roman" w:hAnsi="Times New Roman" w:cs="Times New Roman"/>
          <w:sz w:val="22"/>
          <w:szCs w:val="24"/>
        </w:rPr>
        <w:t xml:space="preserve"> right after the program is finished generating the G-code</w:t>
      </w:r>
      <w:r w:rsidR="000433CF" w:rsidRPr="00240134">
        <w:rPr>
          <w:rFonts w:ascii="Times New Roman" w:hAnsi="Times New Roman" w:cs="Times New Roman"/>
          <w:sz w:val="22"/>
          <w:szCs w:val="24"/>
        </w:rPr>
        <w:t xml:space="preserve">. </w:t>
      </w:r>
      <w:r w:rsidR="001C377C" w:rsidRPr="00240134">
        <w:rPr>
          <w:rFonts w:ascii="Times New Roman" w:hAnsi="Times New Roman" w:cs="Times New Roman"/>
          <w:sz w:val="22"/>
          <w:szCs w:val="24"/>
        </w:rPr>
        <w:t>These are found in the header and footer sections of the code</w:t>
      </w:r>
      <w:r w:rsidR="00B63DEB" w:rsidRPr="00240134">
        <w:rPr>
          <w:rFonts w:ascii="Times New Roman" w:hAnsi="Times New Roman" w:cs="Times New Roman"/>
          <w:sz w:val="22"/>
          <w:szCs w:val="24"/>
        </w:rPr>
        <w:t xml:space="preserve"> </w:t>
      </w:r>
      <w:r w:rsidR="00643025" w:rsidRPr="00240134">
        <w:rPr>
          <w:rFonts w:ascii="Times New Roman" w:hAnsi="Times New Roman" w:cs="Times New Roman"/>
          <w:sz w:val="22"/>
          <w:szCs w:val="24"/>
        </w:rPr>
        <w:t>and</w:t>
      </w:r>
      <w:r w:rsidR="00B63DEB" w:rsidRPr="00240134">
        <w:rPr>
          <w:rFonts w:ascii="Times New Roman" w:hAnsi="Times New Roman" w:cs="Times New Roman"/>
          <w:sz w:val="22"/>
          <w:szCs w:val="24"/>
        </w:rPr>
        <w:t xml:space="preserve"> were explained in an earlier section.</w:t>
      </w:r>
    </w:p>
    <w:p w14:paraId="0480AD78" w14:textId="5A5E441F" w:rsidR="00643025" w:rsidRPr="00240134" w:rsidRDefault="00643025" w:rsidP="00774D55">
      <w:pPr>
        <w:ind w:firstLine="360"/>
        <w:jc w:val="left"/>
        <w:rPr>
          <w:rFonts w:ascii="Times New Roman" w:hAnsi="Times New Roman" w:cs="Times New Roman"/>
          <w:sz w:val="22"/>
          <w:szCs w:val="24"/>
        </w:rPr>
      </w:pPr>
      <w:r w:rsidRPr="00240134">
        <w:rPr>
          <w:rFonts w:ascii="Times New Roman" w:hAnsi="Times New Roman" w:cs="Times New Roman"/>
          <w:sz w:val="22"/>
          <w:szCs w:val="24"/>
        </w:rPr>
        <w:t>The final part of the code</w:t>
      </w:r>
      <w:r w:rsidR="0060379A" w:rsidRPr="00240134">
        <w:rPr>
          <w:rFonts w:ascii="Times New Roman" w:hAnsi="Times New Roman" w:cs="Times New Roman"/>
          <w:sz w:val="22"/>
          <w:szCs w:val="24"/>
        </w:rPr>
        <w:t xml:space="preserve">, shown in Figure 4.5, is </w:t>
      </w:r>
      <w:r w:rsidR="00731396" w:rsidRPr="00240134">
        <w:rPr>
          <w:rFonts w:ascii="Times New Roman" w:hAnsi="Times New Roman" w:cs="Times New Roman"/>
          <w:sz w:val="22"/>
          <w:szCs w:val="24"/>
        </w:rPr>
        <w:t>to save the toolpath generated into a text file that can be directly input</w:t>
      </w:r>
      <w:r w:rsidR="0060379A" w:rsidRPr="00240134">
        <w:rPr>
          <w:rFonts w:ascii="Times New Roman" w:hAnsi="Times New Roman" w:cs="Times New Roman"/>
          <w:sz w:val="22"/>
          <w:szCs w:val="24"/>
        </w:rPr>
        <w:t xml:space="preserve"> into the CNC machine.</w:t>
      </w:r>
    </w:p>
    <w:p w14:paraId="6D2A4613" w14:textId="77777777" w:rsidR="00F20C0D" w:rsidRDefault="00F20C0D" w:rsidP="00F20C0D">
      <w:pPr>
        <w:pStyle w:val="ListParagraph"/>
        <w:ind w:left="360"/>
        <w:rPr>
          <w:rFonts w:ascii="Times New Roman" w:hAnsi="Times New Roman" w:cs="Times New Roman"/>
          <w:b/>
          <w:bCs/>
          <w:sz w:val="22"/>
          <w:szCs w:val="24"/>
        </w:rPr>
      </w:pPr>
    </w:p>
    <w:p w14:paraId="5B72D085" w14:textId="7D2AC73C" w:rsidR="00870194" w:rsidRPr="00335557" w:rsidRDefault="00F20C0D" w:rsidP="005856AD">
      <w:pPr>
        <w:pStyle w:val="ListParagraph"/>
        <w:numPr>
          <w:ilvl w:val="1"/>
          <w:numId w:val="12"/>
        </w:numPr>
        <w:rPr>
          <w:rFonts w:ascii="Times New Roman" w:hAnsi="Times New Roman" w:cs="Times New Roman"/>
          <w:b/>
          <w:bCs/>
          <w:sz w:val="22"/>
          <w:szCs w:val="24"/>
        </w:rPr>
      </w:pPr>
      <w:r>
        <w:rPr>
          <w:rFonts w:ascii="Times New Roman" w:hAnsi="Times New Roman" w:cs="Times New Roman"/>
          <w:b/>
          <w:bCs/>
          <w:sz w:val="22"/>
          <w:szCs w:val="24"/>
        </w:rPr>
        <w:t>Summary of changes and importance of them</w:t>
      </w:r>
    </w:p>
    <w:p w14:paraId="752151EC" w14:textId="3420DDB0" w:rsidR="00B63DEB" w:rsidRPr="00240134" w:rsidRDefault="00B63DEB">
      <w:pPr>
        <w:rPr>
          <w:rFonts w:ascii="Times New Roman" w:hAnsi="Times New Roman" w:cs="Times New Roman"/>
          <w:b/>
          <w:bCs/>
          <w:sz w:val="22"/>
          <w:szCs w:val="24"/>
        </w:rPr>
      </w:pPr>
      <w:r w:rsidRPr="00240134">
        <w:rPr>
          <w:rFonts w:ascii="Times New Roman" w:hAnsi="Times New Roman" w:cs="Times New Roman"/>
          <w:b/>
          <w:bCs/>
          <w:sz w:val="22"/>
          <w:szCs w:val="24"/>
        </w:rPr>
        <w:br w:type="page"/>
      </w:r>
    </w:p>
    <w:p w14:paraId="1F0BD425" w14:textId="427A9E8D" w:rsidR="0047024C" w:rsidRPr="00240134" w:rsidRDefault="004A364E" w:rsidP="005856AD">
      <w:pPr>
        <w:pStyle w:val="ListParagraph"/>
        <w:numPr>
          <w:ilvl w:val="1"/>
          <w:numId w:val="14"/>
        </w:numPr>
        <w:rPr>
          <w:rFonts w:ascii="Times New Roman" w:hAnsi="Times New Roman" w:cs="Times New Roman"/>
          <w:b/>
          <w:bCs/>
          <w:sz w:val="22"/>
          <w:szCs w:val="24"/>
        </w:rPr>
      </w:pPr>
      <w:r w:rsidRPr="00240134">
        <w:rPr>
          <w:rFonts w:ascii="Times New Roman" w:hAnsi="Times New Roman" w:cs="Times New Roman"/>
          <w:b/>
          <w:bCs/>
          <w:sz w:val="22"/>
          <w:szCs w:val="24"/>
        </w:rPr>
        <w:lastRenderedPageBreak/>
        <w:t xml:space="preserve">NC viewer </w:t>
      </w:r>
      <w:r w:rsidR="0047024C" w:rsidRPr="00240134">
        <w:rPr>
          <w:rFonts w:ascii="Times New Roman" w:hAnsi="Times New Roman" w:cs="Times New Roman"/>
          <w:b/>
          <w:bCs/>
          <w:sz w:val="22"/>
          <w:szCs w:val="24"/>
        </w:rPr>
        <w:t>confirmation</w:t>
      </w:r>
    </w:p>
    <w:p w14:paraId="2BDDC9BD" w14:textId="32402468" w:rsidR="0041030D" w:rsidRPr="00240134" w:rsidRDefault="0041030D" w:rsidP="00D4012E">
      <w:pPr>
        <w:ind w:firstLine="360"/>
        <w:rPr>
          <w:rFonts w:ascii="Times New Roman" w:hAnsi="Times New Roman" w:cs="Times New Roman"/>
          <w:sz w:val="22"/>
          <w:szCs w:val="24"/>
        </w:rPr>
      </w:pPr>
      <w:r w:rsidRPr="00240134">
        <w:rPr>
          <w:rFonts w:ascii="Times New Roman" w:hAnsi="Times New Roman" w:cs="Times New Roman"/>
          <w:sz w:val="22"/>
          <w:szCs w:val="24"/>
        </w:rPr>
        <w:t xml:space="preserve">After </w:t>
      </w:r>
      <w:r w:rsidR="004419BE" w:rsidRPr="00240134">
        <w:rPr>
          <w:rFonts w:ascii="Times New Roman" w:hAnsi="Times New Roman" w:cs="Times New Roman"/>
          <w:sz w:val="22"/>
          <w:szCs w:val="24"/>
        </w:rPr>
        <w:t xml:space="preserve">the CAM system generates </w:t>
      </w:r>
      <w:r w:rsidR="00731396" w:rsidRPr="00240134">
        <w:rPr>
          <w:rFonts w:ascii="Times New Roman" w:hAnsi="Times New Roman" w:cs="Times New Roman"/>
          <w:sz w:val="22"/>
          <w:szCs w:val="24"/>
        </w:rPr>
        <w:t>the toolpath, the NC viewer, an online website that visualizes the G-code, is used to ensure it is error-free</w:t>
      </w:r>
      <w:r w:rsidR="000A23D6" w:rsidRPr="00240134">
        <w:rPr>
          <w:rFonts w:ascii="Times New Roman" w:hAnsi="Times New Roman" w:cs="Times New Roman"/>
          <w:sz w:val="22"/>
          <w:szCs w:val="24"/>
        </w:rPr>
        <w:t xml:space="preserve">. </w:t>
      </w:r>
      <w:r w:rsidR="004B0444" w:rsidRPr="00240134">
        <w:rPr>
          <w:rFonts w:ascii="Times New Roman" w:hAnsi="Times New Roman" w:cs="Times New Roman"/>
          <w:sz w:val="22"/>
          <w:szCs w:val="24"/>
        </w:rPr>
        <w:t xml:space="preserve">The </w:t>
      </w:r>
      <w:r w:rsidR="005132B4" w:rsidRPr="00240134">
        <w:rPr>
          <w:rFonts w:ascii="Times New Roman" w:hAnsi="Times New Roman" w:cs="Times New Roman"/>
          <w:sz w:val="22"/>
          <w:szCs w:val="24"/>
        </w:rPr>
        <w:t xml:space="preserve">NC viewer </w:t>
      </w:r>
      <w:r w:rsidR="00731396" w:rsidRPr="00240134">
        <w:rPr>
          <w:rFonts w:ascii="Times New Roman" w:hAnsi="Times New Roman" w:cs="Times New Roman"/>
          <w:sz w:val="22"/>
          <w:szCs w:val="24"/>
        </w:rPr>
        <w:t>also simulates</w:t>
      </w:r>
      <w:r w:rsidR="005132B4" w:rsidRPr="00240134">
        <w:rPr>
          <w:rFonts w:ascii="Times New Roman" w:hAnsi="Times New Roman" w:cs="Times New Roman"/>
          <w:sz w:val="22"/>
          <w:szCs w:val="24"/>
        </w:rPr>
        <w:t xml:space="preserve"> what will happen in the </w:t>
      </w:r>
      <w:r w:rsidR="004B0444" w:rsidRPr="00240134">
        <w:rPr>
          <w:rFonts w:ascii="Times New Roman" w:hAnsi="Times New Roman" w:cs="Times New Roman"/>
          <w:sz w:val="22"/>
          <w:szCs w:val="24"/>
        </w:rPr>
        <w:t>incremental forming process and can be edited as needed.</w:t>
      </w:r>
    </w:p>
    <w:p w14:paraId="29D71647" w14:textId="04C04F36" w:rsidR="0041030D" w:rsidRPr="00240134" w:rsidRDefault="00BA59AE" w:rsidP="00EC5F70">
      <w:pPr>
        <w:rPr>
          <w:rFonts w:ascii="Times New Roman" w:hAnsi="Times New Roman" w:cs="Times New Roman"/>
          <w:b/>
          <w:bCs/>
          <w:sz w:val="22"/>
          <w:szCs w:val="24"/>
        </w:rPr>
      </w:pPr>
      <w:r w:rsidRPr="00240134">
        <w:rPr>
          <w:rFonts w:ascii="Times New Roman" w:hAnsi="Times New Roman" w:cs="Times New Roman"/>
          <w:noProof/>
        </w:rPr>
        <w:drawing>
          <wp:inline distT="0" distB="0" distL="0" distR="0" wp14:anchorId="7599DB2C" wp14:editId="5C381A03">
            <wp:extent cx="5400040" cy="3549650"/>
            <wp:effectExtent l="0" t="0" r="0" b="0"/>
            <wp:docPr id="81324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40935" name=""/>
                    <pic:cNvPicPr/>
                  </pic:nvPicPr>
                  <pic:blipFill>
                    <a:blip r:embed="rId33"/>
                    <a:stretch>
                      <a:fillRect/>
                    </a:stretch>
                  </pic:blipFill>
                  <pic:spPr>
                    <a:xfrm>
                      <a:off x="0" y="0"/>
                      <a:ext cx="5400040" cy="3549650"/>
                    </a:xfrm>
                    <a:prstGeom prst="rect">
                      <a:avLst/>
                    </a:prstGeom>
                  </pic:spPr>
                </pic:pic>
              </a:graphicData>
            </a:graphic>
          </wp:inline>
        </w:drawing>
      </w:r>
    </w:p>
    <w:p w14:paraId="6D92E0BA" w14:textId="7121ACA3" w:rsidR="0023002C" w:rsidRPr="00240134" w:rsidRDefault="0023002C" w:rsidP="00EC5F70">
      <w:pPr>
        <w:jc w:val="center"/>
        <w:rPr>
          <w:rFonts w:ascii="Times New Roman" w:hAnsi="Times New Roman" w:cs="Times New Roman"/>
          <w:b/>
          <w:bCs/>
          <w:sz w:val="22"/>
          <w:szCs w:val="24"/>
        </w:rPr>
      </w:pPr>
      <w:commentRangeStart w:id="44"/>
      <w:r w:rsidRPr="00240134">
        <w:rPr>
          <w:rFonts w:ascii="Times New Roman" w:hAnsi="Times New Roman" w:cs="Times New Roman"/>
          <w:b/>
          <w:bCs/>
          <w:sz w:val="22"/>
          <w:szCs w:val="24"/>
        </w:rPr>
        <w:t xml:space="preserve">Figure </w:t>
      </w:r>
      <w:r w:rsidR="00372D43" w:rsidRPr="00240134">
        <w:rPr>
          <w:rFonts w:ascii="Times New Roman" w:hAnsi="Times New Roman" w:cs="Times New Roman"/>
          <w:b/>
          <w:bCs/>
          <w:sz w:val="22"/>
          <w:szCs w:val="24"/>
        </w:rPr>
        <w:t>4.4</w:t>
      </w:r>
      <w:r w:rsidRPr="00240134">
        <w:rPr>
          <w:rFonts w:ascii="Times New Roman" w:hAnsi="Times New Roman" w:cs="Times New Roman"/>
          <w:b/>
          <w:bCs/>
          <w:sz w:val="22"/>
          <w:szCs w:val="24"/>
        </w:rPr>
        <w:t xml:space="preserve">. </w:t>
      </w:r>
      <w:r w:rsidR="008257BD" w:rsidRPr="00240134">
        <w:rPr>
          <w:rFonts w:ascii="Times New Roman" w:hAnsi="Times New Roman" w:cs="Times New Roman"/>
          <w:b/>
          <w:bCs/>
          <w:sz w:val="22"/>
          <w:szCs w:val="24"/>
        </w:rPr>
        <w:t>NC viewer confirmation of the toolpath.</w:t>
      </w:r>
      <w:commentRangeEnd w:id="44"/>
      <w:r w:rsidR="00B818CB">
        <w:rPr>
          <w:rStyle w:val="CommentReference"/>
        </w:rPr>
        <w:commentReference w:id="44"/>
      </w:r>
    </w:p>
    <w:p w14:paraId="54102176" w14:textId="77777777" w:rsidR="001A7ECE" w:rsidRPr="00240134" w:rsidRDefault="001A7ECE" w:rsidP="00EC5F70">
      <w:pPr>
        <w:spacing w:after="160"/>
        <w:jc w:val="left"/>
        <w:rPr>
          <w:rFonts w:ascii="Times New Roman" w:hAnsi="Times New Roman" w:cs="Times New Roman"/>
          <w:sz w:val="40"/>
          <w:szCs w:val="44"/>
        </w:rPr>
      </w:pPr>
      <w:r w:rsidRPr="00240134">
        <w:rPr>
          <w:rFonts w:ascii="Times New Roman" w:hAnsi="Times New Roman" w:cs="Times New Roman"/>
          <w:sz w:val="40"/>
          <w:szCs w:val="44"/>
        </w:rPr>
        <w:br w:type="page"/>
      </w:r>
    </w:p>
    <w:p w14:paraId="7D3D063C" w14:textId="675DDA77" w:rsidR="00D07BF5" w:rsidRPr="00240134" w:rsidRDefault="001A7ECE" w:rsidP="00EC5F70">
      <w:pPr>
        <w:rPr>
          <w:rFonts w:ascii="Times New Roman" w:hAnsi="Times New Roman" w:cs="Times New Roman"/>
          <w:sz w:val="40"/>
          <w:szCs w:val="44"/>
          <w:highlight w:val="yellow"/>
        </w:rPr>
      </w:pPr>
      <w:commentRangeStart w:id="45"/>
      <w:r w:rsidRPr="00240134">
        <w:rPr>
          <w:rFonts w:ascii="Times New Roman" w:hAnsi="Times New Roman" w:cs="Times New Roman"/>
          <w:sz w:val="40"/>
          <w:szCs w:val="44"/>
          <w:highlight w:val="yellow"/>
        </w:rPr>
        <w:lastRenderedPageBreak/>
        <w:t xml:space="preserve">Chapter 5: </w:t>
      </w:r>
      <w:r w:rsidR="007B368B" w:rsidRPr="00240134">
        <w:rPr>
          <w:rFonts w:ascii="Times New Roman" w:hAnsi="Times New Roman" w:cs="Times New Roman"/>
          <w:sz w:val="40"/>
          <w:szCs w:val="44"/>
          <w:highlight w:val="yellow"/>
        </w:rPr>
        <w:t>Incremental forming Experiment</w:t>
      </w:r>
    </w:p>
    <w:p w14:paraId="5DB70A1B" w14:textId="23FCA54A" w:rsidR="00D07BF5" w:rsidRPr="00240134" w:rsidRDefault="0047024C" w:rsidP="005856AD">
      <w:pPr>
        <w:pStyle w:val="ListParagraph"/>
        <w:numPr>
          <w:ilvl w:val="1"/>
          <w:numId w:val="13"/>
        </w:numPr>
        <w:rPr>
          <w:rFonts w:ascii="Times New Roman" w:hAnsi="Times New Roman" w:cs="Times New Roman"/>
          <w:sz w:val="24"/>
          <w:szCs w:val="28"/>
          <w:highlight w:val="yellow"/>
        </w:rPr>
      </w:pPr>
      <w:r w:rsidRPr="00240134">
        <w:rPr>
          <w:rFonts w:ascii="Times New Roman" w:hAnsi="Times New Roman" w:cs="Times New Roman"/>
          <w:sz w:val="24"/>
          <w:szCs w:val="28"/>
          <w:highlight w:val="yellow"/>
        </w:rPr>
        <w:t>Plastic feasibility study</w:t>
      </w:r>
      <w:r w:rsidR="000E779E" w:rsidRPr="00240134">
        <w:rPr>
          <w:rFonts w:ascii="Times New Roman" w:hAnsi="Times New Roman" w:cs="Times New Roman"/>
          <w:sz w:val="24"/>
          <w:szCs w:val="28"/>
          <w:highlight w:val="yellow"/>
        </w:rPr>
        <w:t xml:space="preserve"> of manufacturing</w:t>
      </w:r>
    </w:p>
    <w:p w14:paraId="1C639C4D" w14:textId="28F2F210" w:rsidR="0047024C" w:rsidRPr="00240134" w:rsidRDefault="0047024C" w:rsidP="005856AD">
      <w:pPr>
        <w:pStyle w:val="ListParagraph"/>
        <w:numPr>
          <w:ilvl w:val="1"/>
          <w:numId w:val="13"/>
        </w:numPr>
        <w:rPr>
          <w:rFonts w:ascii="Times New Roman" w:hAnsi="Times New Roman" w:cs="Times New Roman"/>
          <w:sz w:val="24"/>
          <w:szCs w:val="28"/>
          <w:highlight w:val="yellow"/>
        </w:rPr>
      </w:pPr>
      <w:r w:rsidRPr="00240134">
        <w:rPr>
          <w:rFonts w:ascii="Times New Roman" w:hAnsi="Times New Roman" w:cs="Times New Roman"/>
          <w:sz w:val="24"/>
          <w:szCs w:val="28"/>
          <w:highlight w:val="yellow"/>
        </w:rPr>
        <w:t xml:space="preserve">CFRTP </w:t>
      </w:r>
      <w:r w:rsidR="000E779E" w:rsidRPr="00240134">
        <w:rPr>
          <w:rFonts w:ascii="Times New Roman" w:hAnsi="Times New Roman" w:cs="Times New Roman"/>
          <w:sz w:val="24"/>
          <w:szCs w:val="28"/>
          <w:highlight w:val="yellow"/>
        </w:rPr>
        <w:t>testing</w:t>
      </w:r>
    </w:p>
    <w:p w14:paraId="555ACA96" w14:textId="4B7B8C32" w:rsidR="00FE7507" w:rsidRPr="00240134" w:rsidRDefault="00FE7507" w:rsidP="00B965B8">
      <w:pPr>
        <w:ind w:firstLine="360"/>
        <w:jc w:val="left"/>
        <w:rPr>
          <w:rFonts w:ascii="Times New Roman" w:hAnsi="Times New Roman" w:cs="Times New Roman"/>
        </w:rPr>
      </w:pPr>
      <w:r w:rsidRPr="00240134">
        <w:rPr>
          <w:rFonts w:ascii="Times New Roman" w:hAnsi="Times New Roman" w:cs="Times New Roman"/>
          <w:highlight w:val="yellow"/>
        </w:rPr>
        <w:t>P A6 ( discontinuous fiber FRTP), a resin with poor moldability, is heated to near its melting point using oil, and the resin is softened and then molded incrementally, assisting in the molding process. [1 8 ]</w:t>
      </w:r>
    </w:p>
    <w:p w14:paraId="200F1517" w14:textId="77777777" w:rsidR="00D07BF5" w:rsidRPr="00240134" w:rsidRDefault="00D07BF5" w:rsidP="00EC5F70">
      <w:pPr>
        <w:spacing w:after="160"/>
        <w:jc w:val="left"/>
        <w:rPr>
          <w:rFonts w:ascii="Times New Roman" w:hAnsi="Times New Roman" w:cs="Times New Roman"/>
          <w:sz w:val="40"/>
          <w:szCs w:val="44"/>
        </w:rPr>
      </w:pPr>
      <w:r w:rsidRPr="00240134">
        <w:rPr>
          <w:rFonts w:ascii="Times New Roman" w:hAnsi="Times New Roman" w:cs="Times New Roman"/>
          <w:sz w:val="40"/>
          <w:szCs w:val="44"/>
        </w:rPr>
        <w:br w:type="page"/>
      </w:r>
      <w:commentRangeEnd w:id="45"/>
      <w:r w:rsidR="00BA7A40">
        <w:rPr>
          <w:rStyle w:val="CommentReference"/>
        </w:rPr>
        <w:commentReference w:id="45"/>
      </w:r>
    </w:p>
    <w:p w14:paraId="69A192D6" w14:textId="4327945C" w:rsidR="00D07BF5" w:rsidRPr="00240134" w:rsidRDefault="005D26DD" w:rsidP="00B965B8">
      <w:pPr>
        <w:rPr>
          <w:rFonts w:ascii="Times New Roman" w:hAnsi="Times New Roman" w:cs="Times New Roman"/>
          <w:sz w:val="40"/>
          <w:szCs w:val="44"/>
        </w:rPr>
      </w:pPr>
      <w:r w:rsidRPr="00240134">
        <w:rPr>
          <w:rFonts w:ascii="Times New Roman" w:hAnsi="Times New Roman" w:cs="Times New Roman"/>
          <w:sz w:val="40"/>
          <w:szCs w:val="44"/>
          <w:highlight w:val="yellow"/>
        </w:rPr>
        <w:lastRenderedPageBreak/>
        <w:t xml:space="preserve">Chapter 6: Conclusion and Future </w:t>
      </w:r>
      <w:r w:rsidR="00B965B8" w:rsidRPr="00240134">
        <w:rPr>
          <w:rFonts w:ascii="Times New Roman" w:hAnsi="Times New Roman" w:cs="Times New Roman"/>
          <w:sz w:val="40"/>
          <w:szCs w:val="44"/>
          <w:highlight w:val="yellow"/>
        </w:rPr>
        <w:t>Improvements</w:t>
      </w:r>
    </w:p>
    <w:p w14:paraId="4FB67BDD" w14:textId="77777777" w:rsidR="00D07BF5" w:rsidRPr="00240134" w:rsidRDefault="00D07BF5" w:rsidP="00EC5F70">
      <w:pPr>
        <w:spacing w:after="160"/>
        <w:jc w:val="left"/>
        <w:rPr>
          <w:rFonts w:ascii="Times New Roman" w:hAnsi="Times New Roman" w:cs="Times New Roman"/>
          <w:sz w:val="40"/>
          <w:szCs w:val="44"/>
        </w:rPr>
      </w:pPr>
      <w:r w:rsidRPr="00240134">
        <w:rPr>
          <w:rFonts w:ascii="Times New Roman" w:hAnsi="Times New Roman" w:cs="Times New Roman"/>
          <w:sz w:val="40"/>
          <w:szCs w:val="44"/>
        </w:rPr>
        <w:br w:type="page"/>
      </w:r>
    </w:p>
    <w:p w14:paraId="2520B91D" w14:textId="40B57B84" w:rsidR="00F20C0D" w:rsidRDefault="00F20C0D">
      <w:pPr>
        <w:rPr>
          <w:rFonts w:ascii="Times New Roman" w:hAnsi="Times New Roman" w:cs="Times New Roman"/>
          <w:sz w:val="40"/>
          <w:szCs w:val="44"/>
        </w:rPr>
      </w:pPr>
      <w:r>
        <w:rPr>
          <w:rFonts w:ascii="Times New Roman" w:hAnsi="Times New Roman" w:cs="Times New Roman"/>
          <w:sz w:val="40"/>
          <w:szCs w:val="44"/>
        </w:rPr>
        <w:lastRenderedPageBreak/>
        <w:t xml:space="preserve">Appendix </w:t>
      </w:r>
    </w:p>
    <w:p w14:paraId="0A7C6479" w14:textId="6E0085FA" w:rsidR="00F20C0D" w:rsidRDefault="00F20C0D">
      <w:pPr>
        <w:rPr>
          <w:rFonts w:ascii="Times New Roman" w:hAnsi="Times New Roman" w:cs="Times New Roman"/>
          <w:sz w:val="40"/>
          <w:szCs w:val="44"/>
        </w:rPr>
      </w:pPr>
      <w:r>
        <w:rPr>
          <w:rFonts w:ascii="Times New Roman" w:hAnsi="Times New Roman" w:cs="Times New Roman"/>
          <w:sz w:val="40"/>
          <w:szCs w:val="44"/>
        </w:rPr>
        <w:br w:type="page"/>
      </w:r>
    </w:p>
    <w:p w14:paraId="3874B0E7" w14:textId="739A88BB" w:rsidR="00EB58B9" w:rsidRPr="00240134" w:rsidRDefault="00EB58B9" w:rsidP="00440B8E">
      <w:pPr>
        <w:spacing w:after="160"/>
        <w:jc w:val="left"/>
        <w:rPr>
          <w:rFonts w:ascii="Times New Roman" w:hAnsi="Times New Roman" w:cs="Times New Roman"/>
          <w:sz w:val="40"/>
          <w:szCs w:val="44"/>
        </w:rPr>
      </w:pPr>
      <w:r w:rsidRPr="00240134">
        <w:rPr>
          <w:rFonts w:ascii="Times New Roman" w:hAnsi="Times New Roman" w:cs="Times New Roman"/>
          <w:sz w:val="40"/>
          <w:szCs w:val="44"/>
        </w:rPr>
        <w:lastRenderedPageBreak/>
        <w:t xml:space="preserve">Chapter 7: </w:t>
      </w:r>
      <w:commentRangeStart w:id="46"/>
      <w:r w:rsidRPr="00240134">
        <w:rPr>
          <w:rFonts w:ascii="Times New Roman" w:hAnsi="Times New Roman" w:cs="Times New Roman"/>
          <w:sz w:val="40"/>
          <w:szCs w:val="44"/>
        </w:rPr>
        <w:t>References</w:t>
      </w:r>
      <w:commentRangeEnd w:id="46"/>
      <w:r w:rsidR="00876C1E" w:rsidRPr="00240134">
        <w:rPr>
          <w:rStyle w:val="CommentReference"/>
          <w:rFonts w:ascii="Times New Roman" w:hAnsi="Times New Roman" w:cs="Times New Roman"/>
        </w:rPr>
        <w:commentReference w:id="46"/>
      </w:r>
      <w:r w:rsidRPr="00240134">
        <w:rPr>
          <w:rFonts w:ascii="Times New Roman" w:hAnsi="Times New Roman" w:cs="Times New Roman"/>
          <w:sz w:val="40"/>
          <w:szCs w:val="44"/>
        </w:rPr>
        <w:t xml:space="preserve"> </w:t>
      </w:r>
    </w:p>
    <w:p w14:paraId="515361E3" w14:textId="7DB74FF6" w:rsidR="000D37FC" w:rsidRPr="00240134" w:rsidRDefault="000D37FC" w:rsidP="000D37FC">
      <w:pPr>
        <w:ind w:left="1080" w:hanging="720"/>
        <w:jc w:val="left"/>
        <w:rPr>
          <w:rFonts w:ascii="Times New Roman" w:hAnsi="Times New Roman" w:cs="Times New Roman"/>
          <w:sz w:val="24"/>
          <w:szCs w:val="24"/>
          <w:lang w:val="en-US"/>
        </w:rPr>
      </w:pPr>
      <w:r w:rsidRPr="00240134">
        <w:rPr>
          <w:rFonts w:ascii="Times New Roman" w:hAnsi="Times New Roman" w:cs="Times New Roman"/>
          <w:sz w:val="24"/>
          <w:szCs w:val="24"/>
          <w:lang w:val="en-US"/>
        </w:rPr>
        <w:t xml:space="preserve">[1] Bagherifard, S., Ghelichi, R., &amp; Guagliano, M. (2018). Shot peening: A review of the process and its applications. </w:t>
      </w:r>
      <w:r w:rsidRPr="00240134">
        <w:rPr>
          <w:rFonts w:ascii="Times New Roman" w:hAnsi="Times New Roman" w:cs="Times New Roman"/>
          <w:i/>
          <w:iCs/>
          <w:sz w:val="24"/>
          <w:szCs w:val="24"/>
          <w:lang w:val="en-US"/>
        </w:rPr>
        <w:t>Journal of Materials Processing Technology</w:t>
      </w:r>
      <w:r w:rsidRPr="00240134">
        <w:rPr>
          <w:rFonts w:ascii="Times New Roman" w:hAnsi="Times New Roman" w:cs="Times New Roman"/>
          <w:sz w:val="24"/>
          <w:szCs w:val="24"/>
          <w:lang w:val="en-US"/>
        </w:rPr>
        <w:t xml:space="preserve">, 258, 188–202. </w:t>
      </w:r>
      <w:hyperlink r:id="rId34" w:history="1">
        <w:r w:rsidRPr="00240134">
          <w:rPr>
            <w:rStyle w:val="Hyperlink"/>
            <w:rFonts w:ascii="Times New Roman" w:hAnsi="Times New Roman" w:cs="Times New Roman"/>
            <w:sz w:val="24"/>
            <w:szCs w:val="24"/>
            <w:lang w:val="en-US"/>
          </w:rPr>
          <w:t>https://doi.org/10.1016/j.jmatprotec.2018.03.025</w:t>
        </w:r>
      </w:hyperlink>
    </w:p>
    <w:p w14:paraId="3523242E" w14:textId="77777777" w:rsidR="000D37FC" w:rsidRPr="00240134" w:rsidRDefault="000D37FC" w:rsidP="000D37FC">
      <w:pPr>
        <w:ind w:left="1080" w:hanging="720"/>
        <w:jc w:val="left"/>
        <w:rPr>
          <w:rFonts w:ascii="Times New Roman" w:hAnsi="Times New Roman" w:cs="Times New Roman"/>
          <w:sz w:val="24"/>
          <w:szCs w:val="24"/>
          <w:lang w:val="en-US"/>
        </w:rPr>
      </w:pPr>
    </w:p>
    <w:p w14:paraId="06DF2160" w14:textId="27E22B61" w:rsidR="000D37FC" w:rsidRPr="00240134" w:rsidRDefault="000D37FC" w:rsidP="000D37FC">
      <w:pPr>
        <w:ind w:left="1080" w:hanging="720"/>
        <w:jc w:val="left"/>
        <w:rPr>
          <w:rFonts w:ascii="Times New Roman" w:hAnsi="Times New Roman" w:cs="Times New Roman"/>
          <w:sz w:val="24"/>
          <w:szCs w:val="24"/>
          <w:lang w:val="en-US"/>
        </w:rPr>
      </w:pPr>
      <w:r w:rsidRPr="00240134">
        <w:rPr>
          <w:rFonts w:ascii="Times New Roman" w:hAnsi="Times New Roman" w:cs="Times New Roman"/>
          <w:sz w:val="24"/>
          <w:szCs w:val="24"/>
          <w:lang w:val="en-US"/>
        </w:rPr>
        <w:t xml:space="preserve">[2] Duflou, J. R., Habraken, A. M., Cao, J., Malhotra, R., Bambach, M., Adams, D., ... &amp; Merklein, M. (2018). Single point incremental forming: An assessment of the progress and technology trends from 2005 to 2015. </w:t>
      </w:r>
      <w:r w:rsidRPr="00240134">
        <w:rPr>
          <w:rFonts w:ascii="Times New Roman" w:hAnsi="Times New Roman" w:cs="Times New Roman"/>
          <w:i/>
          <w:iCs/>
          <w:sz w:val="24"/>
          <w:szCs w:val="24"/>
          <w:lang w:val="en-US"/>
        </w:rPr>
        <w:t>Journal of Manufacturing Processes</w:t>
      </w:r>
      <w:r w:rsidRPr="00240134">
        <w:rPr>
          <w:rFonts w:ascii="Times New Roman" w:hAnsi="Times New Roman" w:cs="Times New Roman"/>
          <w:sz w:val="24"/>
          <w:szCs w:val="24"/>
          <w:lang w:val="en-US"/>
        </w:rPr>
        <w:t>, 28(3), 373–391. https://doi.org/10.1016/j.jmapro.2017.04.015</w:t>
      </w:r>
    </w:p>
    <w:p w14:paraId="67ACD3BA" w14:textId="77777777" w:rsidR="000D37FC" w:rsidRPr="00240134" w:rsidRDefault="000D37FC" w:rsidP="000D37FC">
      <w:pPr>
        <w:ind w:left="1080" w:hanging="720"/>
        <w:jc w:val="left"/>
        <w:rPr>
          <w:rFonts w:ascii="Times New Roman" w:hAnsi="Times New Roman" w:cs="Times New Roman"/>
          <w:sz w:val="24"/>
          <w:szCs w:val="24"/>
          <w:lang w:val="en-US"/>
        </w:rPr>
      </w:pPr>
    </w:p>
    <w:p w14:paraId="39102688" w14:textId="5FEECFF5" w:rsidR="000D37FC" w:rsidRPr="00240134" w:rsidRDefault="000D37FC" w:rsidP="000D37FC">
      <w:pPr>
        <w:ind w:left="1080" w:hanging="720"/>
        <w:jc w:val="left"/>
        <w:rPr>
          <w:rFonts w:ascii="Times New Roman" w:hAnsi="Times New Roman" w:cs="Times New Roman"/>
          <w:sz w:val="24"/>
          <w:szCs w:val="24"/>
          <w:lang w:val="en-US"/>
        </w:rPr>
      </w:pPr>
      <w:r w:rsidRPr="00240134">
        <w:rPr>
          <w:rFonts w:ascii="Times New Roman" w:hAnsi="Times New Roman" w:cs="Times New Roman"/>
          <w:sz w:val="24"/>
          <w:szCs w:val="24"/>
          <w:lang w:val="en-US"/>
        </w:rPr>
        <w:t xml:space="preserve">[3] Guttag, J. V. (2021). </w:t>
      </w:r>
      <w:r w:rsidRPr="00240134">
        <w:rPr>
          <w:rFonts w:ascii="Times New Roman" w:hAnsi="Times New Roman" w:cs="Times New Roman"/>
          <w:i/>
          <w:iCs/>
          <w:sz w:val="24"/>
          <w:szCs w:val="24"/>
          <w:lang w:val="en-US"/>
        </w:rPr>
        <w:t>Introduction to computation and programming using Python</w:t>
      </w:r>
      <w:r w:rsidRPr="00240134">
        <w:rPr>
          <w:rFonts w:ascii="Times New Roman" w:hAnsi="Times New Roman" w:cs="Times New Roman"/>
          <w:sz w:val="24"/>
          <w:szCs w:val="24"/>
          <w:lang w:val="en-US"/>
        </w:rPr>
        <w:t xml:space="preserve"> (3rd ed.). The MIT Press.</w:t>
      </w:r>
    </w:p>
    <w:p w14:paraId="71887A49" w14:textId="77777777" w:rsidR="000D37FC" w:rsidRPr="00240134" w:rsidRDefault="000D37FC" w:rsidP="000D37FC">
      <w:pPr>
        <w:ind w:left="1080" w:hanging="720"/>
        <w:jc w:val="left"/>
        <w:rPr>
          <w:rFonts w:ascii="Times New Roman" w:hAnsi="Times New Roman" w:cs="Times New Roman"/>
          <w:sz w:val="24"/>
          <w:szCs w:val="24"/>
          <w:lang w:val="en-US"/>
        </w:rPr>
      </w:pPr>
    </w:p>
    <w:p w14:paraId="3BA31443" w14:textId="4C87037A" w:rsidR="000D37FC" w:rsidRPr="00240134" w:rsidRDefault="000D37FC" w:rsidP="000D37FC">
      <w:pPr>
        <w:ind w:left="1080" w:hanging="720"/>
        <w:jc w:val="left"/>
        <w:rPr>
          <w:rFonts w:ascii="Times New Roman" w:hAnsi="Times New Roman" w:cs="Times New Roman"/>
          <w:sz w:val="24"/>
          <w:szCs w:val="24"/>
          <w:lang w:val="en-US"/>
        </w:rPr>
      </w:pPr>
      <w:r w:rsidRPr="00240134">
        <w:rPr>
          <w:rFonts w:ascii="Times New Roman" w:hAnsi="Times New Roman" w:cs="Times New Roman"/>
          <w:sz w:val="24"/>
          <w:szCs w:val="24"/>
          <w:lang w:val="en-US"/>
        </w:rPr>
        <w:t xml:space="preserve">[4] Ikari, T., &amp; Tanaka, H. (n.d.). Feasibility study of </w:t>
      </w:r>
      <w:r w:rsidR="006D659E" w:rsidRPr="00240134">
        <w:rPr>
          <w:rFonts w:ascii="Times New Roman" w:hAnsi="Times New Roman" w:cs="Times New Roman"/>
          <w:sz w:val="24"/>
          <w:szCs w:val="24"/>
          <w:lang w:val="en-US"/>
        </w:rPr>
        <w:t>laser-assisted</w:t>
      </w:r>
      <w:r w:rsidRPr="00240134">
        <w:rPr>
          <w:rFonts w:ascii="Times New Roman" w:hAnsi="Times New Roman" w:cs="Times New Roman"/>
          <w:sz w:val="24"/>
          <w:szCs w:val="24"/>
          <w:lang w:val="en-US"/>
        </w:rPr>
        <w:t xml:space="preserve"> incremental forming for carbon fiber reinforced thermoplastic based on 3D CAD data. </w:t>
      </w:r>
    </w:p>
    <w:p w14:paraId="6B615436" w14:textId="77777777" w:rsidR="000D37FC" w:rsidRPr="00240134" w:rsidRDefault="000D37FC" w:rsidP="000D37FC">
      <w:pPr>
        <w:ind w:left="1080" w:hanging="720"/>
        <w:jc w:val="left"/>
        <w:rPr>
          <w:rFonts w:ascii="Times New Roman" w:hAnsi="Times New Roman" w:cs="Times New Roman"/>
          <w:sz w:val="24"/>
          <w:szCs w:val="24"/>
          <w:lang w:val="en-US"/>
        </w:rPr>
      </w:pPr>
    </w:p>
    <w:p w14:paraId="7A4D148B" w14:textId="729D2FCA" w:rsidR="000D37FC" w:rsidRPr="00240134" w:rsidRDefault="000D37FC" w:rsidP="000D37FC">
      <w:pPr>
        <w:ind w:left="1080" w:hanging="720"/>
        <w:jc w:val="left"/>
        <w:rPr>
          <w:rFonts w:ascii="Times New Roman" w:hAnsi="Times New Roman" w:cs="Times New Roman"/>
          <w:sz w:val="24"/>
          <w:szCs w:val="24"/>
          <w:lang w:val="en-US"/>
        </w:rPr>
      </w:pPr>
      <w:r w:rsidRPr="00240134">
        <w:rPr>
          <w:rFonts w:ascii="Times New Roman" w:hAnsi="Times New Roman" w:cs="Times New Roman"/>
          <w:sz w:val="24"/>
          <w:szCs w:val="24"/>
          <w:lang w:val="en-US"/>
        </w:rPr>
        <w:t>[5] Ikari, T., &amp; Tanaka, H. (n.d.). Feasibility study of single point incremental forming for discontinuous fiber CFRP using oil bath heating</w:t>
      </w:r>
    </w:p>
    <w:p w14:paraId="68CB832D" w14:textId="77777777" w:rsidR="000D37FC" w:rsidRPr="00240134" w:rsidRDefault="000D37FC" w:rsidP="000D37FC">
      <w:pPr>
        <w:ind w:left="1080" w:hanging="720"/>
        <w:jc w:val="left"/>
        <w:rPr>
          <w:rFonts w:ascii="Times New Roman" w:hAnsi="Times New Roman" w:cs="Times New Roman"/>
          <w:sz w:val="24"/>
          <w:szCs w:val="24"/>
          <w:lang w:val="en-US"/>
        </w:rPr>
      </w:pPr>
    </w:p>
    <w:p w14:paraId="7A1A2043" w14:textId="323422A6" w:rsidR="000D37FC" w:rsidRPr="00240134" w:rsidRDefault="000D37FC" w:rsidP="000D37FC">
      <w:pPr>
        <w:ind w:left="1080" w:hanging="720"/>
        <w:jc w:val="left"/>
        <w:rPr>
          <w:rFonts w:ascii="Times New Roman" w:hAnsi="Times New Roman" w:cs="Times New Roman"/>
          <w:sz w:val="24"/>
          <w:szCs w:val="24"/>
          <w:lang w:val="en-US"/>
        </w:rPr>
      </w:pPr>
      <w:r w:rsidRPr="00240134">
        <w:rPr>
          <w:rFonts w:ascii="Times New Roman" w:hAnsi="Times New Roman" w:cs="Times New Roman"/>
          <w:sz w:val="24"/>
          <w:szCs w:val="24"/>
          <w:lang w:val="en-US"/>
        </w:rPr>
        <w:t xml:space="preserve">[6] Mitsumori, T. (n.d.). Taiga Mitsumori’s research paper. </w:t>
      </w:r>
    </w:p>
    <w:p w14:paraId="20FD96AF" w14:textId="77777777" w:rsidR="000D37FC" w:rsidRPr="00240134" w:rsidRDefault="000D37FC" w:rsidP="000D37FC">
      <w:pPr>
        <w:ind w:left="1080" w:hanging="720"/>
        <w:jc w:val="left"/>
        <w:rPr>
          <w:rFonts w:ascii="Times New Roman" w:hAnsi="Times New Roman" w:cs="Times New Roman"/>
          <w:sz w:val="24"/>
          <w:szCs w:val="24"/>
          <w:lang w:val="en-US"/>
        </w:rPr>
      </w:pPr>
    </w:p>
    <w:p w14:paraId="5754AFA3" w14:textId="62744164" w:rsidR="000D37FC" w:rsidRPr="00240134" w:rsidRDefault="000D37FC" w:rsidP="000D37FC">
      <w:pPr>
        <w:ind w:left="1080" w:hanging="720"/>
        <w:jc w:val="left"/>
        <w:rPr>
          <w:rFonts w:ascii="Times New Roman" w:hAnsi="Times New Roman" w:cs="Times New Roman"/>
          <w:sz w:val="24"/>
          <w:szCs w:val="24"/>
          <w:lang w:val="en-US"/>
        </w:rPr>
      </w:pPr>
      <w:r w:rsidRPr="00240134">
        <w:rPr>
          <w:rFonts w:ascii="Times New Roman" w:hAnsi="Times New Roman" w:cs="Times New Roman"/>
          <w:sz w:val="24"/>
          <w:szCs w:val="24"/>
          <w:lang w:val="en-US"/>
        </w:rPr>
        <w:t xml:space="preserve">[7] Sharma, V., Sharma, V., &amp; Shukla, O. J. (2014). </w:t>
      </w:r>
      <w:r w:rsidRPr="00240134">
        <w:rPr>
          <w:rFonts w:ascii="Times New Roman" w:hAnsi="Times New Roman" w:cs="Times New Roman"/>
          <w:i/>
          <w:iCs/>
          <w:sz w:val="24"/>
          <w:szCs w:val="24"/>
          <w:lang w:val="en-US"/>
        </w:rPr>
        <w:t>Principles and practices of CAD/CAM</w:t>
      </w:r>
      <w:r w:rsidRPr="00240134">
        <w:rPr>
          <w:rFonts w:ascii="Times New Roman" w:hAnsi="Times New Roman" w:cs="Times New Roman"/>
          <w:sz w:val="24"/>
          <w:szCs w:val="24"/>
          <w:lang w:val="en-US"/>
        </w:rPr>
        <w:t>. Katson Books.</w:t>
      </w:r>
    </w:p>
    <w:p w14:paraId="4D4FC8CF" w14:textId="77777777" w:rsidR="000D37FC" w:rsidRPr="00240134" w:rsidRDefault="000D37FC" w:rsidP="000D37FC">
      <w:pPr>
        <w:ind w:left="1080" w:hanging="720"/>
        <w:jc w:val="left"/>
        <w:rPr>
          <w:rFonts w:ascii="Times New Roman" w:hAnsi="Times New Roman" w:cs="Times New Roman"/>
          <w:sz w:val="24"/>
          <w:szCs w:val="24"/>
          <w:lang w:val="en-US"/>
        </w:rPr>
      </w:pPr>
    </w:p>
    <w:p w14:paraId="66E2DF72" w14:textId="3B8A8CFE" w:rsidR="000D37FC" w:rsidRPr="00240134" w:rsidRDefault="000D37FC" w:rsidP="000D37FC">
      <w:pPr>
        <w:ind w:left="1080" w:hanging="720"/>
        <w:jc w:val="left"/>
        <w:rPr>
          <w:rFonts w:ascii="Times New Roman" w:hAnsi="Times New Roman" w:cs="Times New Roman"/>
          <w:sz w:val="24"/>
          <w:szCs w:val="24"/>
          <w:lang w:val="en-US"/>
        </w:rPr>
      </w:pPr>
      <w:r w:rsidRPr="00240134">
        <w:rPr>
          <w:rFonts w:ascii="Times New Roman" w:hAnsi="Times New Roman" w:cs="Times New Roman"/>
          <w:sz w:val="24"/>
          <w:szCs w:val="24"/>
          <w:lang w:val="en-US"/>
        </w:rPr>
        <w:t xml:space="preserve">[8] Shovic, J. C., &amp; Simpson, A. (2021). </w:t>
      </w:r>
      <w:r w:rsidRPr="00240134">
        <w:rPr>
          <w:rFonts w:ascii="Times New Roman" w:hAnsi="Times New Roman" w:cs="Times New Roman"/>
          <w:i/>
          <w:iCs/>
          <w:sz w:val="24"/>
          <w:szCs w:val="24"/>
          <w:lang w:val="en-US"/>
        </w:rPr>
        <w:t>Python all-in-one for dummies</w:t>
      </w:r>
      <w:r w:rsidRPr="00240134">
        <w:rPr>
          <w:rFonts w:ascii="Times New Roman" w:hAnsi="Times New Roman" w:cs="Times New Roman"/>
          <w:sz w:val="24"/>
          <w:szCs w:val="24"/>
          <w:lang w:val="en-US"/>
        </w:rPr>
        <w:t>. Wiley.</w:t>
      </w:r>
    </w:p>
    <w:p w14:paraId="514466B5" w14:textId="77777777" w:rsidR="000D37FC" w:rsidRPr="00240134" w:rsidRDefault="000D37FC" w:rsidP="000D37FC">
      <w:pPr>
        <w:ind w:left="1080" w:hanging="720"/>
        <w:jc w:val="left"/>
        <w:rPr>
          <w:rFonts w:ascii="Times New Roman" w:hAnsi="Times New Roman" w:cs="Times New Roman"/>
          <w:sz w:val="24"/>
          <w:szCs w:val="24"/>
          <w:lang w:val="en-US"/>
        </w:rPr>
      </w:pPr>
    </w:p>
    <w:p w14:paraId="76018394" w14:textId="77777777" w:rsidR="00D81D90" w:rsidRPr="00240134" w:rsidRDefault="000D37FC" w:rsidP="00D81D90">
      <w:pPr>
        <w:ind w:left="1080" w:hanging="720"/>
        <w:jc w:val="left"/>
        <w:rPr>
          <w:rFonts w:ascii="Times New Roman" w:hAnsi="Times New Roman" w:cs="Times New Roman"/>
          <w:sz w:val="24"/>
          <w:szCs w:val="24"/>
          <w:lang w:val="en-US"/>
        </w:rPr>
      </w:pPr>
      <w:r w:rsidRPr="00240134">
        <w:rPr>
          <w:rFonts w:ascii="Times New Roman" w:hAnsi="Times New Roman" w:cs="Times New Roman"/>
          <w:sz w:val="24"/>
          <w:szCs w:val="24"/>
          <w:lang w:val="en-US"/>
        </w:rPr>
        <w:t xml:space="preserve">[9] Smid, P. (2006). </w:t>
      </w:r>
      <w:r w:rsidRPr="00240134">
        <w:rPr>
          <w:rFonts w:ascii="Times New Roman" w:hAnsi="Times New Roman" w:cs="Times New Roman"/>
          <w:i/>
          <w:iCs/>
          <w:sz w:val="24"/>
          <w:szCs w:val="24"/>
          <w:lang w:val="en-US"/>
        </w:rPr>
        <w:t>CNC programming technologique</w:t>
      </w:r>
      <w:r w:rsidRPr="00240134">
        <w:rPr>
          <w:rFonts w:ascii="Times New Roman" w:hAnsi="Times New Roman" w:cs="Times New Roman"/>
          <w:sz w:val="24"/>
          <w:szCs w:val="24"/>
          <w:lang w:val="en-US"/>
        </w:rPr>
        <w:t>. Industrial Press.</w:t>
      </w:r>
    </w:p>
    <w:p w14:paraId="46A5CF26" w14:textId="77777777" w:rsidR="00E6490D" w:rsidRPr="00240134" w:rsidRDefault="00E6490D" w:rsidP="00D81D90">
      <w:pPr>
        <w:ind w:left="1080" w:hanging="720"/>
        <w:jc w:val="left"/>
        <w:rPr>
          <w:rFonts w:ascii="Times New Roman" w:hAnsi="Times New Roman" w:cs="Times New Roman"/>
          <w:sz w:val="24"/>
          <w:szCs w:val="24"/>
          <w:lang w:val="en-US"/>
        </w:rPr>
      </w:pPr>
    </w:p>
    <w:p w14:paraId="246DB57E" w14:textId="5080212F" w:rsidR="001A7ECE" w:rsidRPr="00240134" w:rsidRDefault="00E6490D" w:rsidP="00D81D90">
      <w:pPr>
        <w:ind w:left="1080" w:hanging="720"/>
        <w:jc w:val="left"/>
        <w:rPr>
          <w:rFonts w:ascii="Times New Roman" w:hAnsi="Times New Roman" w:cs="Times New Roman"/>
          <w:sz w:val="24"/>
          <w:szCs w:val="24"/>
          <w:lang w:val="en-US"/>
        </w:rPr>
      </w:pPr>
      <w:r w:rsidRPr="00240134">
        <w:rPr>
          <w:rFonts w:ascii="Times New Roman" w:hAnsi="Times New Roman" w:cs="Times New Roman"/>
          <w:sz w:val="24"/>
          <w:szCs w:val="24"/>
          <w:lang w:val="en-US"/>
        </w:rPr>
        <w:t xml:space="preserve">[10] </w:t>
      </w:r>
      <w:r w:rsidR="008F1071" w:rsidRPr="00240134">
        <w:rPr>
          <w:rFonts w:ascii="Times New Roman" w:hAnsi="Times New Roman" w:cs="Times New Roman"/>
          <w:sz w:val="22"/>
          <w:szCs w:val="24"/>
        </w:rPr>
        <w:t xml:space="preserve">Daleffe, Anderson &amp; Schaeffer, Lirio &amp; Fritzen, Daniel &amp; Castelan, Jovani. (2013). Analysis of the Incremental Forming of Titanium F67 Grade 2 Sheet. Key </w:t>
      </w:r>
      <w:r w:rsidR="008F1071" w:rsidRPr="00240134">
        <w:rPr>
          <w:rFonts w:ascii="Times New Roman" w:hAnsi="Times New Roman" w:cs="Times New Roman"/>
          <w:sz w:val="22"/>
          <w:szCs w:val="24"/>
        </w:rPr>
        <w:lastRenderedPageBreak/>
        <w:t>Engineering Materials. 554-557. 195-203. 10.4028/www.scientific.net/KEM.554-557.195.</w:t>
      </w:r>
    </w:p>
    <w:sectPr w:rsidR="001A7ECE" w:rsidRPr="00240134" w:rsidSect="009455CD">
      <w:footerReference w:type="default" r:id="rId35"/>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TER MAKOTOWINGTIM WONG" w:date="2025-06-19T10:21:00Z" w:initials="KW">
    <w:p w14:paraId="54D11147" w14:textId="77777777" w:rsidR="00372E94" w:rsidRDefault="00372E94" w:rsidP="00372E94">
      <w:pPr>
        <w:pStyle w:val="CommentText"/>
        <w:jc w:val="left"/>
      </w:pPr>
      <w:r>
        <w:rPr>
          <w:rStyle w:val="CommentReference"/>
        </w:rPr>
        <w:annotationRef/>
      </w:r>
      <w:r>
        <w:rPr>
          <w:lang w:val="en-US"/>
        </w:rPr>
        <w:t>Make ALL the fonts the same and organize the font sizes accordingly</w:t>
      </w:r>
    </w:p>
  </w:comment>
  <w:comment w:id="1" w:author="KARTER MAKOTOWINGTIM WONG" w:date="2025-06-19T10:20:00Z" w:initials="KW">
    <w:p w14:paraId="2123136A" w14:textId="4FF4C38C" w:rsidR="00372E94" w:rsidRDefault="00372E94" w:rsidP="00372E94">
      <w:pPr>
        <w:pStyle w:val="CommentText"/>
        <w:jc w:val="left"/>
      </w:pPr>
      <w:r>
        <w:rPr>
          <w:rStyle w:val="CommentReference"/>
        </w:rPr>
        <w:annotationRef/>
      </w:r>
      <w:r>
        <w:rPr>
          <w:lang w:val="en-US"/>
        </w:rPr>
        <w:t>Look up how to add all the sections to this table of contents easily</w:t>
      </w:r>
    </w:p>
  </w:comment>
  <w:comment w:id="3" w:author="Emir Yilmaz" w:date="2025-04-29T15:55:00Z" w:initials="P">
    <w:p w14:paraId="0A275C26" w14:textId="15C87AB6" w:rsidR="00765C15" w:rsidRDefault="00765C15" w:rsidP="00876C1E">
      <w:pPr>
        <w:jc w:val="left"/>
      </w:pPr>
      <w:r>
        <w:rPr>
          <w:rStyle w:val="CommentReference"/>
        </w:rPr>
        <w:annotationRef/>
      </w:r>
      <w:r>
        <w:rPr>
          <w:color w:val="000000"/>
          <w:sz w:val="20"/>
          <w:szCs w:val="20"/>
        </w:rPr>
        <w:t>You also need a title page, and please add page number at the end of each page.</w:t>
      </w:r>
    </w:p>
  </w:comment>
  <w:comment w:id="4" w:author="Emir Yilmaz" w:date="2025-04-29T15:56:00Z" w:initials="P">
    <w:p w14:paraId="0022CF27" w14:textId="77777777" w:rsidR="00765C15" w:rsidRDefault="00765C15" w:rsidP="00876C1E">
      <w:pPr>
        <w:jc w:val="left"/>
      </w:pPr>
      <w:r>
        <w:rPr>
          <w:rStyle w:val="CommentReference"/>
        </w:rPr>
        <w:annotationRef/>
      </w:r>
      <w:r>
        <w:rPr>
          <w:color w:val="000000"/>
          <w:sz w:val="20"/>
          <w:szCs w:val="20"/>
        </w:rPr>
        <w:t>In my opinion your first two chapters need to be around 20 pages, and another 20-30 pages for experimental setup/conditions/results/discussion/conclusions. So in total at least 40-50 pages.</w:t>
      </w:r>
    </w:p>
  </w:comment>
  <w:comment w:id="5" w:author="Emir Yilmaz" w:date="2025-04-29T15:56:00Z" w:initials="P">
    <w:p w14:paraId="6C0EA71A" w14:textId="77777777" w:rsidR="00765C15" w:rsidRDefault="00765C15" w:rsidP="00876C1E">
      <w:pPr>
        <w:jc w:val="left"/>
      </w:pPr>
      <w:r>
        <w:rPr>
          <w:rStyle w:val="CommentReference"/>
        </w:rPr>
        <w:annotationRef/>
      </w:r>
      <w:r>
        <w:rPr>
          <w:color w:val="000000"/>
          <w:sz w:val="20"/>
          <w:szCs w:val="20"/>
        </w:rPr>
        <w:t>Make sure to add images accordingly.</w:t>
      </w:r>
    </w:p>
  </w:comment>
  <w:comment w:id="7" w:author="田中 秀岳 Hidetake Tanaka" w:date="2025-05-28T14:32:00Z" w:initials="田中">
    <w:p w14:paraId="64042655" w14:textId="13BFBB9D" w:rsidR="00765C15" w:rsidRDefault="00765C15">
      <w:pPr>
        <w:pStyle w:val="CommentText"/>
      </w:pPr>
      <w:r>
        <w:rPr>
          <w:rStyle w:val="CommentReference"/>
        </w:rPr>
        <w:annotationRef/>
      </w:r>
      <w:r w:rsidRPr="006C11F4">
        <w:t>The description of the background of your graduation thesis is very important, and your research background should include many references.</w:t>
      </w:r>
    </w:p>
  </w:comment>
  <w:comment w:id="9" w:author="田中 秀岳 Hidetake Tanaka" w:date="2025-05-28T14:34:00Z" w:initials="田中">
    <w:p w14:paraId="3D8D2DDB" w14:textId="669A92EB" w:rsidR="00765C15" w:rsidRDefault="00765C15">
      <w:pPr>
        <w:pStyle w:val="CommentText"/>
      </w:pPr>
      <w:r>
        <w:rPr>
          <w:rStyle w:val="CommentReference"/>
        </w:rPr>
        <w:annotationRef/>
      </w:r>
      <w:r w:rsidRPr="006C11F4">
        <w:t>It is a good idea to describe the purpose of your research in a way that shows how it will clarify problems or unsolved phenomena in previous related research or technology. With that in mind, you can then describe the specific purpose of your research.</w:t>
      </w:r>
    </w:p>
  </w:comment>
  <w:comment w:id="10" w:author="田中 秀岳 Hidetake Tanaka" w:date="2025-05-28T14:37:00Z" w:initials="田中">
    <w:p w14:paraId="530329E5" w14:textId="4AB5241B" w:rsidR="00765C15" w:rsidRDefault="00765C15">
      <w:pPr>
        <w:pStyle w:val="CommentText"/>
      </w:pPr>
      <w:r>
        <w:rPr>
          <w:rStyle w:val="CommentReference"/>
        </w:rPr>
        <w:annotationRef/>
      </w:r>
      <w:r w:rsidRPr="006C11F4">
        <w:t>It would be better to explain incremental forming using an illustration.</w:t>
      </w:r>
    </w:p>
  </w:comment>
  <w:comment w:id="11" w:author="田中 秀岳 Hidetake Tanaka" w:date="2025-05-28T14:38:00Z" w:initials="田中">
    <w:p w14:paraId="01E4F0F3" w14:textId="5CE4BE45" w:rsidR="00765C15" w:rsidRDefault="00765C15">
      <w:pPr>
        <w:pStyle w:val="CommentText"/>
      </w:pPr>
      <w:r>
        <w:rPr>
          <w:rStyle w:val="CommentReference"/>
        </w:rPr>
        <w:annotationRef/>
      </w:r>
      <w:r w:rsidRPr="00E00F42">
        <w:t>I think it would be easier to understand if we compared different types of incremental forming with illustrations.</w:t>
      </w:r>
    </w:p>
  </w:comment>
  <w:comment w:id="13" w:author="田中 秀岳 Hidetake Tanaka" w:date="2025-05-28T18:16:00Z" w:initials="田中">
    <w:p w14:paraId="6B44B624" w14:textId="359C42C1" w:rsidR="00765C15" w:rsidRPr="00EC4A3E" w:rsidRDefault="00765C15">
      <w:pPr>
        <w:pStyle w:val="CommentText"/>
      </w:pPr>
      <w:r>
        <w:rPr>
          <w:rStyle w:val="CommentReference"/>
        </w:rPr>
        <w:annotationRef/>
      </w:r>
      <w:r w:rsidRPr="003C4A18">
        <w:t>There are many other industrial applications of incremental forming, so please check the literature for more information.</w:t>
      </w:r>
    </w:p>
  </w:comment>
  <w:comment w:id="14" w:author="Emir Yilmaz" w:date="2025-04-29T15:51:00Z" w:initials="P">
    <w:p w14:paraId="033FA304" w14:textId="77777777" w:rsidR="00765C15" w:rsidRDefault="00765C15" w:rsidP="008C47F5">
      <w:pPr>
        <w:jc w:val="left"/>
      </w:pPr>
      <w:r>
        <w:rPr>
          <w:rStyle w:val="CommentReference"/>
        </w:rPr>
        <w:annotationRef/>
      </w:r>
      <w:r>
        <w:rPr>
          <w:color w:val="007F7F"/>
          <w:sz w:val="20"/>
          <w:szCs w:val="20"/>
          <w:u w:val="single"/>
        </w:rPr>
        <w:t>(</w:t>
      </w:r>
      <w:r>
        <w:rPr>
          <w:b/>
          <w:bCs/>
          <w:color w:val="007F7F"/>
          <w:sz w:val="20"/>
          <w:szCs w:val="20"/>
          <w:u w:val="single"/>
        </w:rPr>
        <w:t>Table titles need to be written at the top</w:t>
      </w:r>
      <w:r>
        <w:rPr>
          <w:color w:val="007F7F"/>
          <w:sz w:val="20"/>
          <w:szCs w:val="20"/>
          <w:u w:val="single"/>
        </w:rPr>
        <w:t>, for figures bottom is okay)</w:t>
      </w:r>
      <w:r>
        <w:rPr>
          <w:color w:val="000000"/>
          <w:sz w:val="20"/>
          <w:szCs w:val="20"/>
        </w:rPr>
        <w:t xml:space="preserve"> </w:t>
      </w:r>
    </w:p>
  </w:comment>
  <w:comment w:id="16" w:author="Emir Yilmaz" w:date="2025-04-29T15:51:00Z" w:initials="P">
    <w:p w14:paraId="100ECCF7" w14:textId="77777777" w:rsidR="00765C15" w:rsidRDefault="00765C15" w:rsidP="00876C1E">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18" w:author="Emir Yilmaz" w:date="2025-04-29T15:52:00Z" w:initials="P">
    <w:p w14:paraId="33C7D079" w14:textId="77777777" w:rsidR="00765C15" w:rsidRDefault="00765C15" w:rsidP="00876C1E">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0" w:author="Emir Yilmaz" w:date="2025-04-29T15:52:00Z" w:initials="P">
    <w:p w14:paraId="76130EDE" w14:textId="77777777" w:rsidR="00765C15" w:rsidRDefault="00765C15" w:rsidP="00876C1E">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1" w:author="田中 秀岳 Hidetake Tanaka" w:date="2025-05-28T18:25:00Z" w:initials="田中">
    <w:p w14:paraId="53921E47" w14:textId="1A928F0D" w:rsidR="00765C15" w:rsidRDefault="00765C15">
      <w:pPr>
        <w:pStyle w:val="CommentText"/>
      </w:pPr>
      <w:r>
        <w:rPr>
          <w:rStyle w:val="CommentReference"/>
        </w:rPr>
        <w:annotationRef/>
      </w:r>
      <w:r w:rsidRPr="007B1F34">
        <w:t>Citations are required for explanation.</w:t>
      </w:r>
      <w:r w:rsidR="009406A8">
        <w:t>i</w:t>
      </w:r>
    </w:p>
  </w:comment>
  <w:comment w:id="24" w:author="Emir Yilmaz" w:date="2025-04-28T13:09:00Z" w:initials="P">
    <w:p w14:paraId="57AA6307" w14:textId="175C288D" w:rsidR="00765C15" w:rsidRDefault="00765C15" w:rsidP="00E26255">
      <w:pPr>
        <w:jc w:val="left"/>
      </w:pPr>
      <w:r>
        <w:rPr>
          <w:rStyle w:val="CommentReference"/>
        </w:rPr>
        <w:annotationRef/>
      </w:r>
      <w:r>
        <w:rPr>
          <w:color w:val="000000"/>
          <w:sz w:val="20"/>
          <w:szCs w:val="20"/>
        </w:rPr>
        <w:t>Better to create a notes file and copy &amp; paste the code there.</w:t>
      </w:r>
    </w:p>
    <w:p w14:paraId="3EA5E95F" w14:textId="77777777" w:rsidR="00765C15" w:rsidRDefault="00765C15" w:rsidP="00E26255">
      <w:pPr>
        <w:jc w:val="left"/>
      </w:pPr>
      <w:r>
        <w:rPr>
          <w:color w:val="000000"/>
          <w:sz w:val="20"/>
          <w:szCs w:val="20"/>
        </w:rPr>
        <w:t xml:space="preserve">It’s not scientific to merely paste a screenshot of your code. </w:t>
      </w:r>
    </w:p>
    <w:p w14:paraId="5C5EC92B" w14:textId="77777777" w:rsidR="00765C15" w:rsidRDefault="00765C15" w:rsidP="00E26255">
      <w:pPr>
        <w:jc w:val="left"/>
      </w:pPr>
      <w:r>
        <w:rPr>
          <w:color w:val="000000"/>
          <w:sz w:val="20"/>
          <w:szCs w:val="20"/>
        </w:rPr>
        <w:t xml:space="preserve">If you have the code in a note format, it would be easier for next person to use it. So please prepare accordingly. </w:t>
      </w:r>
    </w:p>
  </w:comment>
  <w:comment w:id="25" w:author="田中 秀岳 Hidetake Tanaka" w:date="2025-05-28T18:26:00Z" w:initials="田中">
    <w:p w14:paraId="631DEF1D" w14:textId="126B238C" w:rsidR="00765C15" w:rsidRDefault="00765C15">
      <w:pPr>
        <w:pStyle w:val="CommentText"/>
      </w:pPr>
      <w:r>
        <w:rPr>
          <w:rStyle w:val="CommentReference"/>
        </w:rPr>
        <w:annotationRef/>
      </w:r>
      <w:r w:rsidRPr="007B1F34">
        <w:t>I agree with Professor Yizmaz's opinion.</w:t>
      </w:r>
    </w:p>
  </w:comment>
  <w:comment w:id="26" w:author="KARTER MAKOTOWINGTIM WONG" w:date="2025-06-19T09:56:00Z" w:initials="KW">
    <w:p w14:paraId="4E49FFA0" w14:textId="77777777" w:rsidR="00846EA4" w:rsidRDefault="00846EA4" w:rsidP="00846EA4">
      <w:pPr>
        <w:pStyle w:val="CommentText"/>
        <w:jc w:val="left"/>
      </w:pPr>
      <w:r>
        <w:rPr>
          <w:rStyle w:val="CommentReference"/>
        </w:rPr>
        <w:annotationRef/>
      </w:r>
      <w:r>
        <w:rPr>
          <w:lang w:val="en-US"/>
        </w:rPr>
        <w:t>Explain how the CAM system works</w:t>
      </w:r>
    </w:p>
  </w:comment>
  <w:comment w:id="27" w:author="田中 秀岳 Hidetake Tanaka" w:date="2025-05-28T18:23:00Z" w:initials="田中">
    <w:p w14:paraId="1C6F6D10" w14:textId="4B30867F" w:rsidR="000E75DB" w:rsidRDefault="000E75DB" w:rsidP="000E75DB">
      <w:pPr>
        <w:pStyle w:val="CommentText"/>
      </w:pPr>
      <w:r>
        <w:rPr>
          <w:rStyle w:val="CommentReference"/>
        </w:rPr>
        <w:annotationRef/>
      </w:r>
      <w:r w:rsidRPr="00012FDD">
        <w:t>The picture of the machining center seems out of the blue. It would be better to describe the classification of numerically controlled machine tools and to describe the machining center as one type.</w:t>
      </w:r>
    </w:p>
  </w:comment>
  <w:comment w:id="28" w:author="KARTER MAKOTOWINGTIM WONG" w:date="2025-06-19T10:20:00Z" w:initials="KW">
    <w:p w14:paraId="642AABF4" w14:textId="77777777" w:rsidR="006567C2" w:rsidRDefault="006567C2" w:rsidP="006567C2">
      <w:pPr>
        <w:pStyle w:val="CommentText"/>
        <w:jc w:val="left"/>
      </w:pPr>
      <w:r>
        <w:rPr>
          <w:rStyle w:val="CommentReference"/>
        </w:rPr>
        <w:annotationRef/>
      </w:r>
      <w:r>
        <w:t>Go more in depth</w:t>
      </w:r>
    </w:p>
  </w:comment>
  <w:comment w:id="29" w:author="田中 秀岳 Hidetake Tanaka" w:date="2025-05-29T12:48:00Z" w:initials="田中">
    <w:p w14:paraId="072EEE11" w14:textId="0067BF8B" w:rsidR="002032D6" w:rsidRDefault="002032D6">
      <w:pPr>
        <w:pStyle w:val="CommentText"/>
      </w:pPr>
      <w:r>
        <w:rPr>
          <w:rStyle w:val="CommentReference"/>
        </w:rPr>
        <w:annotationRef/>
      </w:r>
      <w:r w:rsidRPr="002032D6">
        <w:t>It would be better to add the specifications of the machining center to the appendix.</w:t>
      </w:r>
      <w:r>
        <w:t xml:space="preserve"> </w:t>
      </w:r>
    </w:p>
  </w:comment>
  <w:comment w:id="30" w:author="田中 秀岳 Hidetake Tanaka" w:date="2025-05-29T12:42:00Z" w:initials="田中">
    <w:p w14:paraId="7DA5AEB5" w14:textId="110818FB" w:rsidR="00765C15" w:rsidRDefault="00765C15">
      <w:pPr>
        <w:pStyle w:val="CommentText"/>
      </w:pPr>
      <w:r>
        <w:rPr>
          <w:rStyle w:val="CommentReference"/>
        </w:rPr>
        <w:annotationRef/>
      </w:r>
      <w:r>
        <w:rPr>
          <w:rFonts w:hint="eastAsia"/>
        </w:rPr>
        <w:t>Figure 3.1 shows the appearanc</w:t>
      </w:r>
      <w:r>
        <w:t>e of the machining center.</w:t>
      </w:r>
    </w:p>
  </w:comment>
  <w:comment w:id="31" w:author="田中 秀岳 Hidetake Tanaka" w:date="2025-05-29T12:50:00Z" w:initials="田中">
    <w:p w14:paraId="1CE2E696" w14:textId="082E38B8" w:rsidR="002032D6" w:rsidRDefault="002032D6">
      <w:pPr>
        <w:pStyle w:val="CommentText"/>
      </w:pPr>
      <w:r>
        <w:rPr>
          <w:rStyle w:val="CommentReference"/>
        </w:rPr>
        <w:annotationRef/>
      </w:r>
      <w:r w:rsidRPr="002032D6">
        <w:t>Since this is a product name, I think it would be better to write it as the general name "hot air drying furnace."</w:t>
      </w:r>
    </w:p>
  </w:comment>
  <w:comment w:id="32" w:author="Emir Yilmaz" w:date="2025-04-29T15:53:00Z" w:initials="P">
    <w:p w14:paraId="6A2527C6" w14:textId="77777777" w:rsidR="00765C15" w:rsidRDefault="00765C15" w:rsidP="00876C1E">
      <w:pPr>
        <w:jc w:val="left"/>
      </w:pPr>
      <w:r>
        <w:rPr>
          <w:rStyle w:val="CommentReference"/>
        </w:rPr>
        <w:annotationRef/>
      </w:r>
      <w:r>
        <w:rPr>
          <w:color w:val="000000"/>
          <w:sz w:val="20"/>
          <w:szCs w:val="20"/>
        </w:rPr>
        <w:t xml:space="preserve">Appearance of a lubricant(?) sounds a bit odd. </w:t>
      </w:r>
    </w:p>
  </w:comment>
  <w:comment w:id="33" w:author="田中 秀岳 Hidetake Tanaka" w:date="2025-05-29T12:52:00Z" w:initials="田中">
    <w:p w14:paraId="7042B266" w14:textId="33272F03" w:rsidR="002032D6" w:rsidRDefault="002032D6">
      <w:pPr>
        <w:pStyle w:val="CommentText"/>
      </w:pPr>
      <w:r>
        <w:rPr>
          <w:rStyle w:val="CommentReference"/>
        </w:rPr>
        <w:annotationRef/>
      </w:r>
      <w:r w:rsidR="00E54FE8">
        <w:rPr>
          <w:rFonts w:hint="eastAsia"/>
        </w:rPr>
        <w:t>J</w:t>
      </w:r>
      <w:r w:rsidR="00E54FE8">
        <w:t>apanese explanation remained.</w:t>
      </w:r>
    </w:p>
  </w:comment>
  <w:comment w:id="34" w:author="田中 秀岳 Hidetake Tanaka" w:date="2025-05-29T12:53:00Z" w:initials="田中">
    <w:p w14:paraId="0C8B2FC3" w14:textId="52B40DDA" w:rsidR="00E54FE8" w:rsidRDefault="00E54FE8">
      <w:pPr>
        <w:pStyle w:val="CommentText"/>
      </w:pPr>
      <w:r>
        <w:rPr>
          <w:rStyle w:val="CommentReference"/>
        </w:rPr>
        <w:annotationRef/>
      </w:r>
    </w:p>
  </w:comment>
  <w:comment w:id="35" w:author="KARTER MAKOTOWINGTIM WONG" w:date="2025-06-19T09:57:00Z" w:initials="KW">
    <w:p w14:paraId="3B1CBDCD" w14:textId="77777777" w:rsidR="00672FC8" w:rsidRDefault="00672FC8" w:rsidP="00672FC8">
      <w:pPr>
        <w:pStyle w:val="CommentText"/>
        <w:jc w:val="left"/>
      </w:pPr>
      <w:r>
        <w:rPr>
          <w:rStyle w:val="CommentReference"/>
        </w:rPr>
        <w:annotationRef/>
      </w:r>
      <w:r>
        <w:rPr>
          <w:lang w:val="en-US"/>
        </w:rPr>
        <w:t>Update the photo (add citation)</w:t>
      </w:r>
    </w:p>
  </w:comment>
  <w:comment w:id="36" w:author="田中 秀岳 Hidetake Tanaka" w:date="2025-05-29T12:53:00Z" w:initials="田中">
    <w:p w14:paraId="60844A82" w14:textId="637FE315" w:rsidR="00E54FE8" w:rsidRDefault="00E54FE8">
      <w:pPr>
        <w:pStyle w:val="CommentText"/>
      </w:pPr>
      <w:r>
        <w:rPr>
          <w:rStyle w:val="CommentReference"/>
        </w:rPr>
        <w:annotationRef/>
      </w:r>
      <w:r>
        <w:rPr>
          <w:rFonts w:hint="eastAsia"/>
        </w:rPr>
        <w:t>D</w:t>
      </w:r>
      <w:r>
        <w:t>rawing of the forming tool is required.</w:t>
      </w:r>
    </w:p>
  </w:comment>
  <w:comment w:id="37" w:author="KARTER MAKOTOWINGTIM WONG" w:date="2025-06-19T09:57:00Z" w:initials="KW">
    <w:p w14:paraId="6DD74DD1" w14:textId="77777777" w:rsidR="003134D4" w:rsidRDefault="003134D4" w:rsidP="003134D4">
      <w:pPr>
        <w:pStyle w:val="CommentText"/>
        <w:jc w:val="left"/>
      </w:pPr>
      <w:r>
        <w:rPr>
          <w:rStyle w:val="CommentReference"/>
        </w:rPr>
        <w:annotationRef/>
      </w:r>
      <w:r>
        <w:rPr>
          <w:lang w:val="en-US"/>
        </w:rPr>
        <w:t>Show a 2D picture and the irl photo</w:t>
      </w:r>
    </w:p>
  </w:comment>
  <w:comment w:id="38" w:author="Emir Yilmaz" w:date="2025-04-29T15:53:00Z" w:initials="P">
    <w:p w14:paraId="77507528" w14:textId="583FFF8C" w:rsidR="00765C15" w:rsidRDefault="00765C15" w:rsidP="00876C1E">
      <w:pPr>
        <w:jc w:val="left"/>
      </w:pPr>
      <w:r>
        <w:rPr>
          <w:rStyle w:val="CommentReference"/>
        </w:rPr>
        <w:annotationRef/>
      </w:r>
      <w:r>
        <w:rPr>
          <w:color w:val="000000"/>
          <w:sz w:val="20"/>
          <w:szCs w:val="20"/>
        </w:rPr>
        <w:t>Better to add 2D drawing of the jig, this image is hard to understand in my opinion.</w:t>
      </w:r>
    </w:p>
  </w:comment>
  <w:comment w:id="39" w:author="田中 秀岳 Hidetake Tanaka" w:date="2025-05-29T13:03:00Z" w:initials="田中">
    <w:p w14:paraId="41712392" w14:textId="1D5C9133" w:rsidR="004A0D74" w:rsidRDefault="004A0D74">
      <w:pPr>
        <w:pStyle w:val="CommentText"/>
      </w:pPr>
      <w:r>
        <w:rPr>
          <w:rStyle w:val="CommentReference"/>
        </w:rPr>
        <w:annotationRef/>
      </w:r>
      <w:r w:rsidRPr="004A0D74">
        <w:t>As Professor Emir pointed out, let's show the correct drawing.</w:t>
      </w:r>
    </w:p>
  </w:comment>
  <w:comment w:id="40" w:author="KARTER MAKOTOWINGTIM WONG" w:date="2025-06-19T09:58:00Z" w:initials="KW">
    <w:p w14:paraId="444B6EB6" w14:textId="77777777" w:rsidR="008B1B3A" w:rsidRDefault="008B1B3A" w:rsidP="008B1B3A">
      <w:pPr>
        <w:pStyle w:val="CommentText"/>
        <w:jc w:val="left"/>
      </w:pPr>
      <w:r>
        <w:rPr>
          <w:rStyle w:val="CommentReference"/>
        </w:rPr>
        <w:annotationRef/>
      </w:r>
      <w:r>
        <w:rPr>
          <w:lang w:val="en-US"/>
        </w:rPr>
        <w:t>Update the picture?</w:t>
      </w:r>
    </w:p>
  </w:comment>
  <w:comment w:id="41" w:author="KARTER MAKOTOWINGTIM WONG" w:date="2025-06-19T09:58:00Z" w:initials="KW">
    <w:p w14:paraId="461DDC9D" w14:textId="77777777" w:rsidR="00B10061" w:rsidRDefault="00B10061" w:rsidP="00B10061">
      <w:pPr>
        <w:pStyle w:val="CommentText"/>
        <w:jc w:val="left"/>
      </w:pPr>
      <w:r>
        <w:rPr>
          <w:rStyle w:val="CommentReference"/>
        </w:rPr>
        <w:annotationRef/>
      </w:r>
      <w:r>
        <w:rPr>
          <w:lang w:val="en-US"/>
        </w:rPr>
        <w:t>Update the CAM system</w:t>
      </w:r>
    </w:p>
  </w:comment>
  <w:comment w:id="42" w:author="KARTER MAKOTOWINGTIM WONG" w:date="2025-06-19T10:00:00Z" w:initials="KW">
    <w:p w14:paraId="126E5BBB" w14:textId="77777777" w:rsidR="00871548" w:rsidRDefault="00871548" w:rsidP="00871548">
      <w:pPr>
        <w:pStyle w:val="CommentText"/>
        <w:jc w:val="left"/>
      </w:pPr>
      <w:r>
        <w:rPr>
          <w:rStyle w:val="CommentReference"/>
        </w:rPr>
        <w:annotationRef/>
      </w:r>
      <w:r>
        <w:rPr>
          <w:lang w:val="en-US"/>
        </w:rPr>
        <w:t xml:space="preserve">Update this, I don’t use TSP anymore </w:t>
      </w:r>
    </w:p>
  </w:comment>
  <w:comment w:id="43" w:author="KARTER MAKOTOWINGTIM WONG" w:date="2025-06-19T10:01:00Z" w:initials="KW">
    <w:p w14:paraId="0C8686F3" w14:textId="77777777" w:rsidR="00891E7E" w:rsidRDefault="00891E7E" w:rsidP="00891E7E">
      <w:pPr>
        <w:pStyle w:val="CommentText"/>
        <w:jc w:val="left"/>
      </w:pPr>
      <w:r>
        <w:rPr>
          <w:rStyle w:val="CommentReference"/>
        </w:rPr>
        <w:annotationRef/>
      </w:r>
      <w:r>
        <w:rPr>
          <w:lang w:val="en-US"/>
        </w:rPr>
        <w:t xml:space="preserve">Define and add a figure to show </w:t>
      </w:r>
    </w:p>
  </w:comment>
  <w:comment w:id="44" w:author="KARTER MAKOTOWINGTIM WONG" w:date="2025-06-19T10:02:00Z" w:initials="KW">
    <w:p w14:paraId="6966BE57" w14:textId="77777777" w:rsidR="00B818CB" w:rsidRDefault="00B818CB" w:rsidP="00B818CB">
      <w:pPr>
        <w:pStyle w:val="CommentText"/>
        <w:jc w:val="left"/>
      </w:pPr>
      <w:r>
        <w:rPr>
          <w:rStyle w:val="CommentReference"/>
        </w:rPr>
        <w:annotationRef/>
      </w:r>
      <w:r>
        <w:rPr>
          <w:lang w:val="en-US"/>
        </w:rPr>
        <w:t>Update the photo</w:t>
      </w:r>
    </w:p>
  </w:comment>
  <w:comment w:id="45" w:author="KARTER MAKOTOWINGTIM WONG" w:date="2025-06-19T10:03:00Z" w:initials="KW">
    <w:p w14:paraId="44A0496A" w14:textId="77777777" w:rsidR="00BA7A40" w:rsidRDefault="00BA7A40" w:rsidP="00BA7A40">
      <w:pPr>
        <w:pStyle w:val="CommentText"/>
        <w:jc w:val="left"/>
      </w:pPr>
      <w:r>
        <w:rPr>
          <w:rStyle w:val="CommentReference"/>
        </w:rPr>
        <w:annotationRef/>
      </w:r>
      <w:r>
        <w:rPr>
          <w:lang w:val="en-US"/>
        </w:rPr>
        <w:t>Start describing the experimental process</w:t>
      </w:r>
    </w:p>
  </w:comment>
  <w:comment w:id="46" w:author="Emir Yilmaz" w:date="2025-04-29T15:54:00Z" w:initials="P">
    <w:p w14:paraId="2F410ECC" w14:textId="7E46FB2A" w:rsidR="00765C15" w:rsidRDefault="00765C15" w:rsidP="00876C1E">
      <w:pPr>
        <w:jc w:val="left"/>
      </w:pPr>
      <w:r>
        <w:rPr>
          <w:rStyle w:val="CommentReference"/>
        </w:rPr>
        <w:annotationRef/>
      </w:r>
      <w:r>
        <w:rPr>
          <w:color w:val="007F7F"/>
          <w:sz w:val="20"/>
          <w:szCs w:val="20"/>
          <w:u w:val="single"/>
        </w:rPr>
        <w:t>(make sure to write the citations in a proper format – ask us if you don’t know how / or simply check previous students’ thesis)</w:t>
      </w:r>
      <w:r>
        <w:rPr>
          <w:color w:val="000000"/>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D11147" w15:done="0"/>
  <w15:commentEx w15:paraId="2123136A" w15:done="0"/>
  <w15:commentEx w15:paraId="0A275C26" w15:done="1"/>
  <w15:commentEx w15:paraId="0022CF27" w15:paraIdParent="0A275C26" w15:done="1"/>
  <w15:commentEx w15:paraId="6C0EA71A" w15:paraIdParent="0A275C26" w15:done="1"/>
  <w15:commentEx w15:paraId="64042655" w15:done="0"/>
  <w15:commentEx w15:paraId="3D8D2DDB" w15:done="0"/>
  <w15:commentEx w15:paraId="530329E5" w15:done="0"/>
  <w15:commentEx w15:paraId="01E4F0F3" w15:done="0"/>
  <w15:commentEx w15:paraId="6B44B624" w15:done="0"/>
  <w15:commentEx w15:paraId="033FA304" w15:done="1"/>
  <w15:commentEx w15:paraId="100ECCF7" w15:done="1"/>
  <w15:commentEx w15:paraId="33C7D079" w15:done="1"/>
  <w15:commentEx w15:paraId="76130EDE" w15:done="1"/>
  <w15:commentEx w15:paraId="53921E47" w15:done="0"/>
  <w15:commentEx w15:paraId="5C5EC92B" w15:done="1"/>
  <w15:commentEx w15:paraId="631DEF1D" w15:paraIdParent="5C5EC92B" w15:done="0"/>
  <w15:commentEx w15:paraId="4E49FFA0" w15:done="0"/>
  <w15:commentEx w15:paraId="1C6F6D10" w15:done="0"/>
  <w15:commentEx w15:paraId="642AABF4" w15:done="0"/>
  <w15:commentEx w15:paraId="072EEE11" w15:done="0"/>
  <w15:commentEx w15:paraId="7DA5AEB5" w15:done="1"/>
  <w15:commentEx w15:paraId="1CE2E696" w15:done="1"/>
  <w15:commentEx w15:paraId="6A2527C6" w15:done="1"/>
  <w15:commentEx w15:paraId="7042B266" w15:done="0"/>
  <w15:commentEx w15:paraId="0C8B2FC3" w15:paraIdParent="7042B266" w15:done="0"/>
  <w15:commentEx w15:paraId="3B1CBDCD" w15:done="0"/>
  <w15:commentEx w15:paraId="60844A82" w15:done="0"/>
  <w15:commentEx w15:paraId="6DD74DD1" w15:done="0"/>
  <w15:commentEx w15:paraId="77507528" w15:done="1"/>
  <w15:commentEx w15:paraId="41712392" w15:paraIdParent="77507528" w15:done="0"/>
  <w15:commentEx w15:paraId="444B6EB6" w15:done="0"/>
  <w15:commentEx w15:paraId="461DDC9D" w15:done="0"/>
  <w15:commentEx w15:paraId="126E5BBB" w15:done="0"/>
  <w15:commentEx w15:paraId="0C8686F3" w15:done="0"/>
  <w15:commentEx w15:paraId="6966BE57" w15:done="0"/>
  <w15:commentEx w15:paraId="44A0496A" w15:done="0"/>
  <w15:commentEx w15:paraId="2F410EC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2A204" w16cex:dateUtc="2025-06-19T01:21:00Z"/>
  <w16cex:commentExtensible w16cex:durableId="4211471A" w16cex:dateUtc="2025-06-19T01:20:00Z"/>
  <w16cex:commentExtensible w16cex:durableId="38DA2670" w16cex:dateUtc="2025-04-29T06:55:00Z">
    <w16cex:extLst>
      <w16:ext w16:uri="{CE6994B0-6A32-4C9F-8C6B-6E91EDA988CE}">
        <cr:reactions xmlns:cr="http://schemas.microsoft.com/office/comments/2020/reactions">
          <cr:reaction reactionType="1">
            <cr:reactionInfo dateUtc="2025-05-07T04:21:20Z">
              <cr:user userId="S::A2177802@eagle.sophia.ac.jp::87f3421f-7e5f-4328-a49b-3eb6eaf73452" userProvider="AD" userName="KARTER MAKOTOWINGTIM WONG"/>
            </cr:reactionInfo>
          </cr:reaction>
        </cr:reactions>
      </w16:ext>
    </w16cex:extLst>
  </w16cex:commentExtensible>
  <w16cex:commentExtensible w16cex:durableId="4EB6E4C0" w16cex:dateUtc="2025-04-29T06:56:00Z">
    <w16cex:extLst>
      <w16:ext w16:uri="{CE6994B0-6A32-4C9F-8C6B-6E91EDA988CE}">
        <cr:reactions xmlns:cr="http://schemas.microsoft.com/office/comments/2020/reactions">
          <cr:reaction reactionType="1">
            <cr:reactionInfo dateUtc="2025-05-07T07:07:12Z">
              <cr:user userId="S::A2177802@eagle.sophia.ac.jp::87f3421f-7e5f-4328-a49b-3eb6eaf73452" userProvider="AD" userName="KARTER MAKOTOWINGTIM WONG"/>
            </cr:reactionInfo>
          </cr:reaction>
        </cr:reactions>
      </w16:ext>
    </w16cex:extLst>
  </w16cex:commentExtensible>
  <w16cex:commentExtensible w16cex:durableId="74BB9A8A" w16cex:dateUtc="2025-04-29T06:56:00Z">
    <w16cex:extLst>
      <w16:ext w16:uri="{CE6994B0-6A32-4C9F-8C6B-6E91EDA988CE}">
        <cr:reactions xmlns:cr="http://schemas.microsoft.com/office/comments/2020/reactions">
          <cr:reaction reactionType="1">
            <cr:reactionInfo dateUtc="2025-05-07T07:07:11Z">
              <cr:user userId="S::A2177802@eagle.sophia.ac.jp::87f3421f-7e5f-4328-a49b-3eb6eaf73452" userProvider="AD" userName="KARTER MAKOTOWINGTIM WONG"/>
            </cr:reactionInfo>
          </cr:reaction>
        </cr:reactions>
      </w16:ext>
    </w16cex:extLst>
  </w16cex:commentExtensible>
  <w16cex:commentExtensible w16cex:durableId="512338E3" w16cex:dateUtc="2025-04-29T06:51:00Z">
    <w16cex:extLst>
      <w16:ext w16:uri="{CE6994B0-6A32-4C9F-8C6B-6E91EDA988CE}">
        <cr:reactions xmlns:cr="http://schemas.microsoft.com/office/comments/2020/reactions">
          <cr:reaction reactionType="1">
            <cr:reactionInfo dateUtc="2025-05-07T04:23:25Z">
              <cr:user userId="S::A2177802@eagle.sophia.ac.jp::87f3421f-7e5f-4328-a49b-3eb6eaf73452" userProvider="AD" userName="KARTER MAKOTOWINGTIM WONG"/>
            </cr:reactionInfo>
          </cr:reaction>
        </cr:reactions>
      </w16:ext>
    </w16cex:extLst>
  </w16cex:commentExtensible>
  <w16cex:commentExtensible w16cex:durableId="23E22D5B" w16cex:dateUtc="2025-04-29T06:51:00Z"/>
  <w16cex:commentExtensible w16cex:durableId="463500A8" w16cex:dateUtc="2025-04-29T06:52:00Z"/>
  <w16cex:commentExtensible w16cex:durableId="1C4AF424" w16cex:dateUtc="2025-04-29T06:52:00Z"/>
  <w16cex:commentExtensible w16cex:durableId="0F0F3B66" w16cex:dateUtc="2025-04-28T04:09:00Z">
    <w16cex:extLst>
      <w16:ext w16:uri="{CE6994B0-6A32-4C9F-8C6B-6E91EDA988CE}">
        <cr:reactions xmlns:cr="http://schemas.microsoft.com/office/comments/2020/reactions">
          <cr:reaction reactionType="1">
            <cr:reactionInfo dateUtc="2025-05-07T06:22:37Z">
              <cr:user userId="S::A2177802@eagle.sophia.ac.jp::87f3421f-7e5f-4328-a49b-3eb6eaf73452" userProvider="AD" userName="KARTER MAKOTOWINGTIM WONG"/>
            </cr:reactionInfo>
          </cr:reaction>
        </cr:reactions>
      </w16:ext>
    </w16cex:extLst>
  </w16cex:commentExtensible>
  <w16cex:commentExtensible w16cex:durableId="51935283" w16cex:dateUtc="2025-06-19T00:56:00Z"/>
  <w16cex:commentExtensible w16cex:durableId="64082A03" w16cex:dateUtc="2025-06-19T01:20:00Z"/>
  <w16cex:commentExtensible w16cex:durableId="6FCE4B64" w16cex:dateUtc="2025-04-29T06:53:00Z">
    <w16cex:extLst>
      <w16:ext w16:uri="{CE6994B0-6A32-4C9F-8C6B-6E91EDA988CE}">
        <cr:reactions xmlns:cr="http://schemas.microsoft.com/office/comments/2020/reactions">
          <cr:reaction reactionType="1">
            <cr:reactionInfo dateUtc="2025-05-07T05:54:18Z">
              <cr:user userId="S::A2177802@eagle.sophia.ac.jp::87f3421f-7e5f-4328-a49b-3eb6eaf73452" userProvider="AD" userName="KARTER MAKOTOWINGTIM WONG"/>
            </cr:reactionInfo>
          </cr:reaction>
        </cr:reactions>
      </w16:ext>
    </w16cex:extLst>
  </w16cex:commentExtensible>
  <w16cex:commentExtensible w16cex:durableId="0A690F2A" w16cex:dateUtc="2025-06-19T00:57:00Z"/>
  <w16cex:commentExtensible w16cex:durableId="2A34F514" w16cex:dateUtc="2025-06-19T00:57:00Z"/>
  <w16cex:commentExtensible w16cex:durableId="4F257116" w16cex:dateUtc="2025-04-29T06:53:00Z"/>
  <w16cex:commentExtensible w16cex:durableId="719831F2" w16cex:dateUtc="2025-06-19T00:58:00Z"/>
  <w16cex:commentExtensible w16cex:durableId="56D6EEB9" w16cex:dateUtc="2025-06-19T00:58:00Z"/>
  <w16cex:commentExtensible w16cex:durableId="378BE948" w16cex:dateUtc="2025-06-19T01:00:00Z"/>
  <w16cex:commentExtensible w16cex:durableId="7475D413" w16cex:dateUtc="2025-06-19T01:01:00Z"/>
  <w16cex:commentExtensible w16cex:durableId="10964117" w16cex:dateUtc="2025-06-19T01:02:00Z"/>
  <w16cex:commentExtensible w16cex:durableId="14A55446" w16cex:dateUtc="2025-06-19T01:03:00Z"/>
  <w16cex:commentExtensible w16cex:durableId="00CF4048" w16cex:dateUtc="2025-04-29T06:54:00Z">
    <w16cex:extLst>
      <w16:ext w16:uri="{CE6994B0-6A32-4C9F-8C6B-6E91EDA988CE}">
        <cr:reactions xmlns:cr="http://schemas.microsoft.com/office/comments/2020/reactions">
          <cr:reaction reactionType="1">
            <cr:reactionInfo dateUtc="2025-05-08T01:19:06Z">
              <cr:user userId="S::A2177802@eagle.sophia.ac.jp::87f3421f-7e5f-4328-a49b-3eb6eaf73452" userProvider="AD" userName="KARTER MAKOTOWINGTIM WONG"/>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D11147" w16cid:durableId="2AD2A204"/>
  <w16cid:commentId w16cid:paraId="2123136A" w16cid:durableId="4211471A"/>
  <w16cid:commentId w16cid:paraId="0A275C26" w16cid:durableId="38DA2670"/>
  <w16cid:commentId w16cid:paraId="0022CF27" w16cid:durableId="4EB6E4C0"/>
  <w16cid:commentId w16cid:paraId="6C0EA71A" w16cid:durableId="74BB9A8A"/>
  <w16cid:commentId w16cid:paraId="64042655" w16cid:durableId="2BE19D1A"/>
  <w16cid:commentId w16cid:paraId="3D8D2DDB" w16cid:durableId="2BE19D62"/>
  <w16cid:commentId w16cid:paraId="530329E5" w16cid:durableId="2BE19E33"/>
  <w16cid:commentId w16cid:paraId="01E4F0F3" w16cid:durableId="2BE19E66"/>
  <w16cid:commentId w16cid:paraId="6B44B624" w16cid:durableId="2BE1D176"/>
  <w16cid:commentId w16cid:paraId="033FA304" w16cid:durableId="512338E3"/>
  <w16cid:commentId w16cid:paraId="100ECCF7" w16cid:durableId="23E22D5B"/>
  <w16cid:commentId w16cid:paraId="33C7D079" w16cid:durableId="463500A8"/>
  <w16cid:commentId w16cid:paraId="76130EDE" w16cid:durableId="1C4AF424"/>
  <w16cid:commentId w16cid:paraId="53921E47" w16cid:durableId="2BE1D391"/>
  <w16cid:commentId w16cid:paraId="5C5EC92B" w16cid:durableId="0F0F3B66"/>
  <w16cid:commentId w16cid:paraId="631DEF1D" w16cid:durableId="2BE1D3E4"/>
  <w16cid:commentId w16cid:paraId="4E49FFA0" w16cid:durableId="51935283"/>
  <w16cid:commentId w16cid:paraId="1C6F6D10" w16cid:durableId="2BE1D324"/>
  <w16cid:commentId w16cid:paraId="642AABF4" w16cid:durableId="64082A03"/>
  <w16cid:commentId w16cid:paraId="072EEE11" w16cid:durableId="2BE2D61D"/>
  <w16cid:commentId w16cid:paraId="7DA5AEB5" w16cid:durableId="2BE2D4B8"/>
  <w16cid:commentId w16cid:paraId="1CE2E696" w16cid:durableId="2BE2D697"/>
  <w16cid:commentId w16cid:paraId="6A2527C6" w16cid:durableId="6FCE4B64"/>
  <w16cid:commentId w16cid:paraId="7042B266" w16cid:durableId="2BE2D6F8"/>
  <w16cid:commentId w16cid:paraId="0C8B2FC3" w16cid:durableId="2BE2D74A"/>
  <w16cid:commentId w16cid:paraId="3B1CBDCD" w16cid:durableId="0A690F2A"/>
  <w16cid:commentId w16cid:paraId="60844A82" w16cid:durableId="2BE2D74E"/>
  <w16cid:commentId w16cid:paraId="6DD74DD1" w16cid:durableId="2A34F514"/>
  <w16cid:commentId w16cid:paraId="77507528" w16cid:durableId="4F257116"/>
  <w16cid:commentId w16cid:paraId="41712392" w16cid:durableId="2BE2D9A7"/>
  <w16cid:commentId w16cid:paraId="444B6EB6" w16cid:durableId="719831F2"/>
  <w16cid:commentId w16cid:paraId="461DDC9D" w16cid:durableId="56D6EEB9"/>
  <w16cid:commentId w16cid:paraId="126E5BBB" w16cid:durableId="378BE948"/>
  <w16cid:commentId w16cid:paraId="0C8686F3" w16cid:durableId="7475D413"/>
  <w16cid:commentId w16cid:paraId="6966BE57" w16cid:durableId="10964117"/>
  <w16cid:commentId w16cid:paraId="44A0496A" w16cid:durableId="14A55446"/>
  <w16cid:commentId w16cid:paraId="2F410ECC" w16cid:durableId="00CF40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4351E" w14:textId="77777777" w:rsidR="009E29E5" w:rsidRDefault="009E29E5" w:rsidP="009455CD">
      <w:r>
        <w:separator/>
      </w:r>
    </w:p>
  </w:endnote>
  <w:endnote w:type="continuationSeparator" w:id="0">
    <w:p w14:paraId="3FC28780" w14:textId="77777777" w:rsidR="009E29E5" w:rsidRDefault="009E29E5" w:rsidP="00945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modern"/>
    <w:pitch w:val="variable"/>
    <w:sig w:usb0="E00002FF" w:usb1="6AC7FDFB" w:usb2="08000012" w:usb3="00000000" w:csb0="0002009F" w:csb1="00000000"/>
  </w:font>
  <w:font w:name="MS PMincho">
    <w:altName w:val="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678D" w14:textId="284B7421" w:rsidR="00765C15" w:rsidRDefault="00765C15" w:rsidP="00874CA9">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2E745" w14:textId="77777777" w:rsidR="009E29E5" w:rsidRDefault="009E29E5" w:rsidP="009455CD">
      <w:r>
        <w:separator/>
      </w:r>
    </w:p>
  </w:footnote>
  <w:footnote w:type="continuationSeparator" w:id="0">
    <w:p w14:paraId="172E0E03" w14:textId="77777777" w:rsidR="009E29E5" w:rsidRDefault="009E29E5" w:rsidP="009455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4F34"/>
    <w:multiLevelType w:val="multilevel"/>
    <w:tmpl w:val="C5827FD6"/>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A4F2FA2"/>
    <w:multiLevelType w:val="multilevel"/>
    <w:tmpl w:val="2C48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2012E"/>
    <w:multiLevelType w:val="multilevel"/>
    <w:tmpl w:val="C234D3BA"/>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12440C"/>
    <w:multiLevelType w:val="multilevel"/>
    <w:tmpl w:val="A614FEDE"/>
    <w:lvl w:ilvl="0">
      <w:start w:val="2"/>
      <w:numFmt w:val="bullet"/>
      <w:lvlText w:val="-"/>
      <w:lvlJc w:val="left"/>
      <w:pPr>
        <w:ind w:left="360" w:hanging="360"/>
      </w:pPr>
      <w:rPr>
        <w:rFonts w:ascii="Aptos" w:eastAsiaTheme="minorEastAsia" w:hAnsi="Aptos" w:cstheme="minorBidi" w:hint="default"/>
      </w:rPr>
    </w:lvl>
    <w:lvl w:ilvl="1">
      <w:start w:val="2"/>
      <w:numFmt w:val="bullet"/>
      <w:lvlText w:val="-"/>
      <w:lvlJc w:val="left"/>
      <w:pPr>
        <w:ind w:left="360" w:hanging="360"/>
      </w:pPr>
      <w:rPr>
        <w:rFonts w:ascii="Aptos" w:eastAsiaTheme="minorEastAsia" w:hAnsi="Aptos" w:cstheme="minorBidi"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593345"/>
    <w:multiLevelType w:val="hybridMultilevel"/>
    <w:tmpl w:val="17CADF2E"/>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46CE0"/>
    <w:multiLevelType w:val="hybridMultilevel"/>
    <w:tmpl w:val="14869E36"/>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F3713"/>
    <w:multiLevelType w:val="multilevel"/>
    <w:tmpl w:val="0770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F5144"/>
    <w:multiLevelType w:val="multilevel"/>
    <w:tmpl w:val="C080864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0EE5905"/>
    <w:multiLevelType w:val="hybridMultilevel"/>
    <w:tmpl w:val="DA42CD46"/>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AB4B58"/>
    <w:multiLevelType w:val="multilevel"/>
    <w:tmpl w:val="6BCA9D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8221E6E"/>
    <w:multiLevelType w:val="multilevel"/>
    <w:tmpl w:val="1C9CFD3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A160F8F"/>
    <w:multiLevelType w:val="multilevel"/>
    <w:tmpl w:val="1CECDE2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3E54D6"/>
    <w:multiLevelType w:val="hybridMultilevel"/>
    <w:tmpl w:val="536E164C"/>
    <w:lvl w:ilvl="0" w:tplc="9BA46CC6">
      <w:start w:val="2"/>
      <w:numFmt w:val="bullet"/>
      <w:lvlText w:val="-"/>
      <w:lvlJc w:val="left"/>
      <w:pPr>
        <w:ind w:left="1440" w:hanging="360"/>
      </w:pPr>
      <w:rPr>
        <w:rFonts w:ascii="Aptos" w:eastAsiaTheme="minorEastAsia" w:hAnsi="Aptos" w:cstheme="minorBidi"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46EE4D14"/>
    <w:multiLevelType w:val="multilevel"/>
    <w:tmpl w:val="7188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20745"/>
    <w:multiLevelType w:val="multilevel"/>
    <w:tmpl w:val="13D2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165CE"/>
    <w:multiLevelType w:val="multilevel"/>
    <w:tmpl w:val="D192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C07DB"/>
    <w:multiLevelType w:val="multilevel"/>
    <w:tmpl w:val="0A3E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877A2"/>
    <w:multiLevelType w:val="multilevel"/>
    <w:tmpl w:val="C5827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1DA42DD"/>
    <w:multiLevelType w:val="multilevel"/>
    <w:tmpl w:val="B8C62026"/>
    <w:lvl w:ilvl="0">
      <w:start w:val="2"/>
      <w:numFmt w:val="decimal"/>
      <w:lvlText w:val="%1"/>
      <w:lvlJc w:val="left"/>
      <w:pPr>
        <w:ind w:left="480" w:hanging="480"/>
      </w:pPr>
      <w:rPr>
        <w:rFonts w:hint="default"/>
        <w:b w:val="0"/>
      </w:rPr>
    </w:lvl>
    <w:lvl w:ilvl="1">
      <w:start w:val="2"/>
      <w:numFmt w:val="decimal"/>
      <w:lvlText w:val="%1.%2"/>
      <w:lvlJc w:val="left"/>
      <w:pPr>
        <w:ind w:left="480" w:hanging="480"/>
      </w:pPr>
      <w:rPr>
        <w:rFonts w:hint="default"/>
        <w:b w:val="0"/>
      </w:rPr>
    </w:lvl>
    <w:lvl w:ilvl="2">
      <w:start w:val="5"/>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9" w15:restartNumberingAfterBreak="0">
    <w:nsid w:val="7824453A"/>
    <w:multiLevelType w:val="hybridMultilevel"/>
    <w:tmpl w:val="216C7974"/>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331F0D"/>
    <w:multiLevelType w:val="multilevel"/>
    <w:tmpl w:val="C260534A"/>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574163486">
    <w:abstractNumId w:val="4"/>
  </w:num>
  <w:num w:numId="2" w16cid:durableId="1034578605">
    <w:abstractNumId w:val="8"/>
  </w:num>
  <w:num w:numId="3" w16cid:durableId="15010668">
    <w:abstractNumId w:val="5"/>
  </w:num>
  <w:num w:numId="4" w16cid:durableId="349064268">
    <w:abstractNumId w:val="7"/>
  </w:num>
  <w:num w:numId="5" w16cid:durableId="563218091">
    <w:abstractNumId w:val="10"/>
  </w:num>
  <w:num w:numId="6" w16cid:durableId="1265572118">
    <w:abstractNumId w:val="19"/>
  </w:num>
  <w:num w:numId="7" w16cid:durableId="47917174">
    <w:abstractNumId w:val="18"/>
  </w:num>
  <w:num w:numId="8" w16cid:durableId="22901048">
    <w:abstractNumId w:val="20"/>
  </w:num>
  <w:num w:numId="9" w16cid:durableId="1463226479">
    <w:abstractNumId w:val="11"/>
  </w:num>
  <w:num w:numId="10" w16cid:durableId="419496172">
    <w:abstractNumId w:val="2"/>
  </w:num>
  <w:num w:numId="11" w16cid:durableId="1672027938">
    <w:abstractNumId w:val="9"/>
  </w:num>
  <w:num w:numId="12" w16cid:durableId="1947616303">
    <w:abstractNumId w:val="17"/>
  </w:num>
  <w:num w:numId="13" w16cid:durableId="966282099">
    <w:abstractNumId w:val="3"/>
  </w:num>
  <w:num w:numId="14" w16cid:durableId="539245785">
    <w:abstractNumId w:val="0"/>
  </w:num>
  <w:num w:numId="15" w16cid:durableId="998390498">
    <w:abstractNumId w:val="12"/>
  </w:num>
  <w:num w:numId="16" w16cid:durableId="1823111628">
    <w:abstractNumId w:val="1"/>
  </w:num>
  <w:num w:numId="17" w16cid:durableId="1434091125">
    <w:abstractNumId w:val="16"/>
  </w:num>
  <w:num w:numId="18" w16cid:durableId="1940483905">
    <w:abstractNumId w:val="6"/>
  </w:num>
  <w:num w:numId="19" w16cid:durableId="1786997902">
    <w:abstractNumId w:val="15"/>
  </w:num>
  <w:num w:numId="20" w16cid:durableId="692998507">
    <w:abstractNumId w:val="14"/>
  </w:num>
  <w:num w:numId="21" w16cid:durableId="1257980666">
    <w:abstractNumId w:val="13"/>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TER MAKOTOWINGTIM WONG">
    <w15:presenceInfo w15:providerId="AD" w15:userId="S::A2177802@eagle.sophia.ac.jp::87f3421f-7e5f-4328-a49b-3eb6eaf73452"/>
  </w15:person>
  <w15:person w15:author="Emir Yilmaz">
    <w15:presenceInfo w15:providerId="AD" w15:userId="S::01029653@sophiamail.sophia.ac.jp::102e25ac-5227-4df5-9325-7eb2680f55f7"/>
  </w15:person>
  <w15:person w15:author="田中 秀岳 Hidetake Tanaka">
    <w15:presenceInfo w15:providerId="AD" w15:userId="S-1-5-21-4014377018-3897578317-1805237917-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A8"/>
    <w:rsid w:val="00004C6C"/>
    <w:rsid w:val="00005D04"/>
    <w:rsid w:val="00006FDF"/>
    <w:rsid w:val="00012FCB"/>
    <w:rsid w:val="00012FDD"/>
    <w:rsid w:val="00014447"/>
    <w:rsid w:val="000165B3"/>
    <w:rsid w:val="00020936"/>
    <w:rsid w:val="00021588"/>
    <w:rsid w:val="00032042"/>
    <w:rsid w:val="00032D08"/>
    <w:rsid w:val="000373F4"/>
    <w:rsid w:val="00037F63"/>
    <w:rsid w:val="000402F5"/>
    <w:rsid w:val="00040E13"/>
    <w:rsid w:val="0004284C"/>
    <w:rsid w:val="00043152"/>
    <w:rsid w:val="000433CF"/>
    <w:rsid w:val="00045B77"/>
    <w:rsid w:val="00050CDA"/>
    <w:rsid w:val="00052075"/>
    <w:rsid w:val="00053219"/>
    <w:rsid w:val="00055AE5"/>
    <w:rsid w:val="00055D74"/>
    <w:rsid w:val="000567B1"/>
    <w:rsid w:val="0006162F"/>
    <w:rsid w:val="00063AD6"/>
    <w:rsid w:val="00066F1A"/>
    <w:rsid w:val="000675BA"/>
    <w:rsid w:val="0007156B"/>
    <w:rsid w:val="00074FEF"/>
    <w:rsid w:val="00077A74"/>
    <w:rsid w:val="0008172A"/>
    <w:rsid w:val="000817AB"/>
    <w:rsid w:val="00082EA6"/>
    <w:rsid w:val="000848F7"/>
    <w:rsid w:val="000851F8"/>
    <w:rsid w:val="0008641E"/>
    <w:rsid w:val="00090AD1"/>
    <w:rsid w:val="00090E23"/>
    <w:rsid w:val="0009280A"/>
    <w:rsid w:val="00095261"/>
    <w:rsid w:val="0009620E"/>
    <w:rsid w:val="000A1529"/>
    <w:rsid w:val="000A23D6"/>
    <w:rsid w:val="000A332A"/>
    <w:rsid w:val="000A3C84"/>
    <w:rsid w:val="000A796C"/>
    <w:rsid w:val="000C14CB"/>
    <w:rsid w:val="000C27AF"/>
    <w:rsid w:val="000C5674"/>
    <w:rsid w:val="000C603C"/>
    <w:rsid w:val="000C6879"/>
    <w:rsid w:val="000D20CE"/>
    <w:rsid w:val="000D37C0"/>
    <w:rsid w:val="000D37FC"/>
    <w:rsid w:val="000D4EA8"/>
    <w:rsid w:val="000D6788"/>
    <w:rsid w:val="000D6A0B"/>
    <w:rsid w:val="000E19A1"/>
    <w:rsid w:val="000E5D48"/>
    <w:rsid w:val="000E75DB"/>
    <w:rsid w:val="000E779E"/>
    <w:rsid w:val="000F2E15"/>
    <w:rsid w:val="000F6891"/>
    <w:rsid w:val="00102BC8"/>
    <w:rsid w:val="00102BEB"/>
    <w:rsid w:val="00104E60"/>
    <w:rsid w:val="001055DD"/>
    <w:rsid w:val="001062AC"/>
    <w:rsid w:val="00111CBB"/>
    <w:rsid w:val="00112636"/>
    <w:rsid w:val="00122873"/>
    <w:rsid w:val="001231CC"/>
    <w:rsid w:val="001239CA"/>
    <w:rsid w:val="00124CB1"/>
    <w:rsid w:val="0012763D"/>
    <w:rsid w:val="001318C0"/>
    <w:rsid w:val="00134097"/>
    <w:rsid w:val="001357B9"/>
    <w:rsid w:val="001358FF"/>
    <w:rsid w:val="00136063"/>
    <w:rsid w:val="0013765B"/>
    <w:rsid w:val="0014241E"/>
    <w:rsid w:val="001474AA"/>
    <w:rsid w:val="00150128"/>
    <w:rsid w:val="001502FC"/>
    <w:rsid w:val="001523C7"/>
    <w:rsid w:val="00156D33"/>
    <w:rsid w:val="00157158"/>
    <w:rsid w:val="00160AC4"/>
    <w:rsid w:val="00160DA4"/>
    <w:rsid w:val="00160FF7"/>
    <w:rsid w:val="001648CD"/>
    <w:rsid w:val="001658B8"/>
    <w:rsid w:val="00167A34"/>
    <w:rsid w:val="0017033F"/>
    <w:rsid w:val="0017641C"/>
    <w:rsid w:val="00177EFB"/>
    <w:rsid w:val="0018024A"/>
    <w:rsid w:val="00183D8C"/>
    <w:rsid w:val="001879DC"/>
    <w:rsid w:val="00193A32"/>
    <w:rsid w:val="00195FFB"/>
    <w:rsid w:val="00197FB9"/>
    <w:rsid w:val="001A1A61"/>
    <w:rsid w:val="001A20D7"/>
    <w:rsid w:val="001A7ECE"/>
    <w:rsid w:val="001B1757"/>
    <w:rsid w:val="001B2346"/>
    <w:rsid w:val="001B5C51"/>
    <w:rsid w:val="001B7864"/>
    <w:rsid w:val="001C08AD"/>
    <w:rsid w:val="001C377C"/>
    <w:rsid w:val="001D19DE"/>
    <w:rsid w:val="001D2203"/>
    <w:rsid w:val="001D4790"/>
    <w:rsid w:val="001D7599"/>
    <w:rsid w:val="001E43C2"/>
    <w:rsid w:val="001E7C3D"/>
    <w:rsid w:val="001F2E11"/>
    <w:rsid w:val="001F75E3"/>
    <w:rsid w:val="00202012"/>
    <w:rsid w:val="00202422"/>
    <w:rsid w:val="002032D6"/>
    <w:rsid w:val="00204356"/>
    <w:rsid w:val="00213D6E"/>
    <w:rsid w:val="00214FF5"/>
    <w:rsid w:val="0021543E"/>
    <w:rsid w:val="00220974"/>
    <w:rsid w:val="0022334B"/>
    <w:rsid w:val="00224F8F"/>
    <w:rsid w:val="0022707B"/>
    <w:rsid w:val="0022783B"/>
    <w:rsid w:val="0023002C"/>
    <w:rsid w:val="002326C4"/>
    <w:rsid w:val="00233860"/>
    <w:rsid w:val="002358A2"/>
    <w:rsid w:val="00236C7A"/>
    <w:rsid w:val="00240134"/>
    <w:rsid w:val="002408C4"/>
    <w:rsid w:val="00242178"/>
    <w:rsid w:val="00250485"/>
    <w:rsid w:val="00255E20"/>
    <w:rsid w:val="00262C47"/>
    <w:rsid w:val="00265EFB"/>
    <w:rsid w:val="002666DD"/>
    <w:rsid w:val="00271D22"/>
    <w:rsid w:val="00272593"/>
    <w:rsid w:val="0027452A"/>
    <w:rsid w:val="00276E72"/>
    <w:rsid w:val="00282A7B"/>
    <w:rsid w:val="002836A4"/>
    <w:rsid w:val="00285E19"/>
    <w:rsid w:val="002875B9"/>
    <w:rsid w:val="00287ADF"/>
    <w:rsid w:val="00287EA9"/>
    <w:rsid w:val="00291CE9"/>
    <w:rsid w:val="002955B3"/>
    <w:rsid w:val="00295BA4"/>
    <w:rsid w:val="00296F89"/>
    <w:rsid w:val="002A0ADA"/>
    <w:rsid w:val="002A1F5C"/>
    <w:rsid w:val="002A30B0"/>
    <w:rsid w:val="002A49F0"/>
    <w:rsid w:val="002B5E6D"/>
    <w:rsid w:val="002C3B95"/>
    <w:rsid w:val="002C466E"/>
    <w:rsid w:val="002C53AE"/>
    <w:rsid w:val="002C61B9"/>
    <w:rsid w:val="002D221C"/>
    <w:rsid w:val="002E1E5F"/>
    <w:rsid w:val="002E4475"/>
    <w:rsid w:val="002E7226"/>
    <w:rsid w:val="002F5D15"/>
    <w:rsid w:val="002F64C2"/>
    <w:rsid w:val="002F7136"/>
    <w:rsid w:val="00300648"/>
    <w:rsid w:val="003008FB"/>
    <w:rsid w:val="00304593"/>
    <w:rsid w:val="00304A49"/>
    <w:rsid w:val="00305AD4"/>
    <w:rsid w:val="003072EB"/>
    <w:rsid w:val="00307A08"/>
    <w:rsid w:val="00311829"/>
    <w:rsid w:val="003134D4"/>
    <w:rsid w:val="00314C30"/>
    <w:rsid w:val="00315BDE"/>
    <w:rsid w:val="003173EF"/>
    <w:rsid w:val="0032345C"/>
    <w:rsid w:val="0033252B"/>
    <w:rsid w:val="00334F98"/>
    <w:rsid w:val="00335557"/>
    <w:rsid w:val="00336AB1"/>
    <w:rsid w:val="00340B63"/>
    <w:rsid w:val="00341179"/>
    <w:rsid w:val="00342658"/>
    <w:rsid w:val="003434BE"/>
    <w:rsid w:val="00344D02"/>
    <w:rsid w:val="003468A9"/>
    <w:rsid w:val="00346F88"/>
    <w:rsid w:val="0035188A"/>
    <w:rsid w:val="00355682"/>
    <w:rsid w:val="00360D6F"/>
    <w:rsid w:val="00360D7A"/>
    <w:rsid w:val="00372D43"/>
    <w:rsid w:val="00372E94"/>
    <w:rsid w:val="00374A28"/>
    <w:rsid w:val="003767D6"/>
    <w:rsid w:val="00377742"/>
    <w:rsid w:val="00377EC1"/>
    <w:rsid w:val="003801CB"/>
    <w:rsid w:val="00382423"/>
    <w:rsid w:val="00382C82"/>
    <w:rsid w:val="00384881"/>
    <w:rsid w:val="00392465"/>
    <w:rsid w:val="00392528"/>
    <w:rsid w:val="003952DF"/>
    <w:rsid w:val="003A2796"/>
    <w:rsid w:val="003A2E11"/>
    <w:rsid w:val="003A4285"/>
    <w:rsid w:val="003B0BE0"/>
    <w:rsid w:val="003B3905"/>
    <w:rsid w:val="003B4749"/>
    <w:rsid w:val="003B47EE"/>
    <w:rsid w:val="003B61A9"/>
    <w:rsid w:val="003B71E5"/>
    <w:rsid w:val="003C29AA"/>
    <w:rsid w:val="003C2FFE"/>
    <w:rsid w:val="003C4836"/>
    <w:rsid w:val="003C4A18"/>
    <w:rsid w:val="003C5195"/>
    <w:rsid w:val="003C554C"/>
    <w:rsid w:val="003C75AE"/>
    <w:rsid w:val="003D0A93"/>
    <w:rsid w:val="003D1D11"/>
    <w:rsid w:val="003D1E4A"/>
    <w:rsid w:val="003D38F4"/>
    <w:rsid w:val="003D47E8"/>
    <w:rsid w:val="003E2940"/>
    <w:rsid w:val="003E6A4F"/>
    <w:rsid w:val="003F17E5"/>
    <w:rsid w:val="003F4306"/>
    <w:rsid w:val="003F6517"/>
    <w:rsid w:val="003F765C"/>
    <w:rsid w:val="00401FB8"/>
    <w:rsid w:val="00404A65"/>
    <w:rsid w:val="0041030D"/>
    <w:rsid w:val="0041088B"/>
    <w:rsid w:val="00410DD8"/>
    <w:rsid w:val="00412424"/>
    <w:rsid w:val="00412D4B"/>
    <w:rsid w:val="00416C38"/>
    <w:rsid w:val="004204CC"/>
    <w:rsid w:val="004338E9"/>
    <w:rsid w:val="00434846"/>
    <w:rsid w:val="00434A25"/>
    <w:rsid w:val="00436465"/>
    <w:rsid w:val="00437269"/>
    <w:rsid w:val="0043742A"/>
    <w:rsid w:val="00440B8E"/>
    <w:rsid w:val="004419BE"/>
    <w:rsid w:val="0044280E"/>
    <w:rsid w:val="004439F8"/>
    <w:rsid w:val="00451E6A"/>
    <w:rsid w:val="004540DC"/>
    <w:rsid w:val="00454747"/>
    <w:rsid w:val="00455104"/>
    <w:rsid w:val="004557F0"/>
    <w:rsid w:val="00460597"/>
    <w:rsid w:val="00466907"/>
    <w:rsid w:val="0047024C"/>
    <w:rsid w:val="0047081C"/>
    <w:rsid w:val="004757A3"/>
    <w:rsid w:val="00477AB0"/>
    <w:rsid w:val="00477F3D"/>
    <w:rsid w:val="00482BBB"/>
    <w:rsid w:val="00490476"/>
    <w:rsid w:val="0049326B"/>
    <w:rsid w:val="004944E1"/>
    <w:rsid w:val="004955ED"/>
    <w:rsid w:val="004A0D74"/>
    <w:rsid w:val="004A1AC0"/>
    <w:rsid w:val="004A3344"/>
    <w:rsid w:val="004A364E"/>
    <w:rsid w:val="004A5A2F"/>
    <w:rsid w:val="004A658A"/>
    <w:rsid w:val="004A65F8"/>
    <w:rsid w:val="004A6F32"/>
    <w:rsid w:val="004A72AA"/>
    <w:rsid w:val="004B0444"/>
    <w:rsid w:val="004B37F8"/>
    <w:rsid w:val="004C51FC"/>
    <w:rsid w:val="004D055A"/>
    <w:rsid w:val="004D076D"/>
    <w:rsid w:val="004D0D60"/>
    <w:rsid w:val="004D1DF3"/>
    <w:rsid w:val="004D7988"/>
    <w:rsid w:val="004E2129"/>
    <w:rsid w:val="004E314C"/>
    <w:rsid w:val="004E59EC"/>
    <w:rsid w:val="004E7434"/>
    <w:rsid w:val="004F126D"/>
    <w:rsid w:val="004F1702"/>
    <w:rsid w:val="004F2860"/>
    <w:rsid w:val="004F3EF9"/>
    <w:rsid w:val="004F48DD"/>
    <w:rsid w:val="004F59D5"/>
    <w:rsid w:val="0050007B"/>
    <w:rsid w:val="00511730"/>
    <w:rsid w:val="005118ED"/>
    <w:rsid w:val="00511919"/>
    <w:rsid w:val="00512917"/>
    <w:rsid w:val="005132B4"/>
    <w:rsid w:val="00520C3B"/>
    <w:rsid w:val="0052343E"/>
    <w:rsid w:val="00526B31"/>
    <w:rsid w:val="00527438"/>
    <w:rsid w:val="0053059D"/>
    <w:rsid w:val="00531E5F"/>
    <w:rsid w:val="00542958"/>
    <w:rsid w:val="00545C53"/>
    <w:rsid w:val="00555338"/>
    <w:rsid w:val="00556A7E"/>
    <w:rsid w:val="0055737A"/>
    <w:rsid w:val="00563198"/>
    <w:rsid w:val="005640E7"/>
    <w:rsid w:val="00566380"/>
    <w:rsid w:val="00566653"/>
    <w:rsid w:val="00574062"/>
    <w:rsid w:val="005755C6"/>
    <w:rsid w:val="00575A28"/>
    <w:rsid w:val="00575B20"/>
    <w:rsid w:val="00582930"/>
    <w:rsid w:val="005856AD"/>
    <w:rsid w:val="0059012C"/>
    <w:rsid w:val="005962E9"/>
    <w:rsid w:val="00596EE9"/>
    <w:rsid w:val="005A64C6"/>
    <w:rsid w:val="005A7F1F"/>
    <w:rsid w:val="005B29C8"/>
    <w:rsid w:val="005B2F51"/>
    <w:rsid w:val="005C3796"/>
    <w:rsid w:val="005C5E59"/>
    <w:rsid w:val="005C7083"/>
    <w:rsid w:val="005D0898"/>
    <w:rsid w:val="005D2004"/>
    <w:rsid w:val="005D26DD"/>
    <w:rsid w:val="005D291D"/>
    <w:rsid w:val="005D2C81"/>
    <w:rsid w:val="005D41C1"/>
    <w:rsid w:val="005D44DA"/>
    <w:rsid w:val="005E1197"/>
    <w:rsid w:val="005E2589"/>
    <w:rsid w:val="005E4430"/>
    <w:rsid w:val="005E5822"/>
    <w:rsid w:val="005E74D7"/>
    <w:rsid w:val="005F350C"/>
    <w:rsid w:val="005F3B27"/>
    <w:rsid w:val="005F5900"/>
    <w:rsid w:val="005F622B"/>
    <w:rsid w:val="005F6977"/>
    <w:rsid w:val="005F6A8B"/>
    <w:rsid w:val="00601107"/>
    <w:rsid w:val="0060379A"/>
    <w:rsid w:val="006062A8"/>
    <w:rsid w:val="0061109D"/>
    <w:rsid w:val="006136C6"/>
    <w:rsid w:val="00615AB0"/>
    <w:rsid w:val="006208A0"/>
    <w:rsid w:val="00620F6B"/>
    <w:rsid w:val="006238A8"/>
    <w:rsid w:val="00624803"/>
    <w:rsid w:val="006269FA"/>
    <w:rsid w:val="00627CE3"/>
    <w:rsid w:val="00627D72"/>
    <w:rsid w:val="00631517"/>
    <w:rsid w:val="006418FA"/>
    <w:rsid w:val="00643025"/>
    <w:rsid w:val="00646111"/>
    <w:rsid w:val="00651647"/>
    <w:rsid w:val="00651907"/>
    <w:rsid w:val="0065211C"/>
    <w:rsid w:val="0065348A"/>
    <w:rsid w:val="00653AF4"/>
    <w:rsid w:val="006567C2"/>
    <w:rsid w:val="00657DFA"/>
    <w:rsid w:val="00665335"/>
    <w:rsid w:val="00667FD6"/>
    <w:rsid w:val="00670519"/>
    <w:rsid w:val="00671862"/>
    <w:rsid w:val="00672FC8"/>
    <w:rsid w:val="00675AE3"/>
    <w:rsid w:val="00676ACC"/>
    <w:rsid w:val="00681CF7"/>
    <w:rsid w:val="00685D35"/>
    <w:rsid w:val="006914B8"/>
    <w:rsid w:val="00695EE0"/>
    <w:rsid w:val="006A01ED"/>
    <w:rsid w:val="006B3B57"/>
    <w:rsid w:val="006B47D0"/>
    <w:rsid w:val="006C022B"/>
    <w:rsid w:val="006C11F4"/>
    <w:rsid w:val="006C3840"/>
    <w:rsid w:val="006D0541"/>
    <w:rsid w:val="006D0C2A"/>
    <w:rsid w:val="006D46D3"/>
    <w:rsid w:val="006D4C49"/>
    <w:rsid w:val="006D64DD"/>
    <w:rsid w:val="006D659E"/>
    <w:rsid w:val="006E123D"/>
    <w:rsid w:val="006E1B02"/>
    <w:rsid w:val="006E1FEE"/>
    <w:rsid w:val="006F183F"/>
    <w:rsid w:val="006F4ECD"/>
    <w:rsid w:val="007003BE"/>
    <w:rsid w:val="00703C2F"/>
    <w:rsid w:val="00704FB9"/>
    <w:rsid w:val="007061DB"/>
    <w:rsid w:val="007115EF"/>
    <w:rsid w:val="00712403"/>
    <w:rsid w:val="00713553"/>
    <w:rsid w:val="00720097"/>
    <w:rsid w:val="007218AB"/>
    <w:rsid w:val="00721B25"/>
    <w:rsid w:val="00725A6F"/>
    <w:rsid w:val="007309B0"/>
    <w:rsid w:val="00731396"/>
    <w:rsid w:val="00736EFE"/>
    <w:rsid w:val="00740786"/>
    <w:rsid w:val="00753C95"/>
    <w:rsid w:val="0075615C"/>
    <w:rsid w:val="007562C4"/>
    <w:rsid w:val="00765C15"/>
    <w:rsid w:val="00766570"/>
    <w:rsid w:val="0076664A"/>
    <w:rsid w:val="00767BB5"/>
    <w:rsid w:val="0077088C"/>
    <w:rsid w:val="00771350"/>
    <w:rsid w:val="00772752"/>
    <w:rsid w:val="00772BFF"/>
    <w:rsid w:val="00773B56"/>
    <w:rsid w:val="00774D55"/>
    <w:rsid w:val="0078154C"/>
    <w:rsid w:val="00783671"/>
    <w:rsid w:val="007931CB"/>
    <w:rsid w:val="007938A1"/>
    <w:rsid w:val="007A4D18"/>
    <w:rsid w:val="007B164B"/>
    <w:rsid w:val="007B1F34"/>
    <w:rsid w:val="007B2C79"/>
    <w:rsid w:val="007B368B"/>
    <w:rsid w:val="007B420D"/>
    <w:rsid w:val="007B46FB"/>
    <w:rsid w:val="007C1E38"/>
    <w:rsid w:val="007C6684"/>
    <w:rsid w:val="007D07D6"/>
    <w:rsid w:val="007D4EB2"/>
    <w:rsid w:val="007E6478"/>
    <w:rsid w:val="007F1AB9"/>
    <w:rsid w:val="007F4C91"/>
    <w:rsid w:val="007F57E0"/>
    <w:rsid w:val="0081123D"/>
    <w:rsid w:val="008139F4"/>
    <w:rsid w:val="008164BC"/>
    <w:rsid w:val="00821AEC"/>
    <w:rsid w:val="008257BD"/>
    <w:rsid w:val="00826AE2"/>
    <w:rsid w:val="00830861"/>
    <w:rsid w:val="008308DD"/>
    <w:rsid w:val="00834E01"/>
    <w:rsid w:val="0084340D"/>
    <w:rsid w:val="008452FF"/>
    <w:rsid w:val="00845373"/>
    <w:rsid w:val="00846EA4"/>
    <w:rsid w:val="00856E53"/>
    <w:rsid w:val="00862DA4"/>
    <w:rsid w:val="00865EFA"/>
    <w:rsid w:val="00866AD0"/>
    <w:rsid w:val="00870194"/>
    <w:rsid w:val="00871548"/>
    <w:rsid w:val="00872667"/>
    <w:rsid w:val="00874059"/>
    <w:rsid w:val="00874CA9"/>
    <w:rsid w:val="00876050"/>
    <w:rsid w:val="00876C1E"/>
    <w:rsid w:val="00882E80"/>
    <w:rsid w:val="0088325E"/>
    <w:rsid w:val="0088497A"/>
    <w:rsid w:val="00886A5D"/>
    <w:rsid w:val="00887AA6"/>
    <w:rsid w:val="00887ACD"/>
    <w:rsid w:val="00890828"/>
    <w:rsid w:val="00891E7E"/>
    <w:rsid w:val="00895306"/>
    <w:rsid w:val="008953AB"/>
    <w:rsid w:val="008A3F7A"/>
    <w:rsid w:val="008A4B84"/>
    <w:rsid w:val="008B0023"/>
    <w:rsid w:val="008B1B3A"/>
    <w:rsid w:val="008B6081"/>
    <w:rsid w:val="008B7B1B"/>
    <w:rsid w:val="008C0465"/>
    <w:rsid w:val="008C44AB"/>
    <w:rsid w:val="008C47F5"/>
    <w:rsid w:val="008C6197"/>
    <w:rsid w:val="008D51CB"/>
    <w:rsid w:val="008D55D2"/>
    <w:rsid w:val="008D72EA"/>
    <w:rsid w:val="008E1E91"/>
    <w:rsid w:val="008E4919"/>
    <w:rsid w:val="008E4EDA"/>
    <w:rsid w:val="008E6620"/>
    <w:rsid w:val="008F0075"/>
    <w:rsid w:val="008F0701"/>
    <w:rsid w:val="008F0CFE"/>
    <w:rsid w:val="008F1071"/>
    <w:rsid w:val="008F28CA"/>
    <w:rsid w:val="008F4717"/>
    <w:rsid w:val="008F54DA"/>
    <w:rsid w:val="008F6D62"/>
    <w:rsid w:val="00901CC1"/>
    <w:rsid w:val="009041F4"/>
    <w:rsid w:val="009132A7"/>
    <w:rsid w:val="00913C7D"/>
    <w:rsid w:val="00914038"/>
    <w:rsid w:val="00914FE0"/>
    <w:rsid w:val="00915DD6"/>
    <w:rsid w:val="00923C71"/>
    <w:rsid w:val="00923CDB"/>
    <w:rsid w:val="00924572"/>
    <w:rsid w:val="00926EA5"/>
    <w:rsid w:val="00930FD2"/>
    <w:rsid w:val="00934960"/>
    <w:rsid w:val="00934A6A"/>
    <w:rsid w:val="009406A8"/>
    <w:rsid w:val="009451D0"/>
    <w:rsid w:val="009455CD"/>
    <w:rsid w:val="00945A49"/>
    <w:rsid w:val="00951A57"/>
    <w:rsid w:val="00951C1E"/>
    <w:rsid w:val="00960757"/>
    <w:rsid w:val="00961C9C"/>
    <w:rsid w:val="00965F56"/>
    <w:rsid w:val="009678E2"/>
    <w:rsid w:val="00973443"/>
    <w:rsid w:val="00974169"/>
    <w:rsid w:val="00974A86"/>
    <w:rsid w:val="00982D7B"/>
    <w:rsid w:val="00987CF2"/>
    <w:rsid w:val="00992E5C"/>
    <w:rsid w:val="0099368F"/>
    <w:rsid w:val="00997C07"/>
    <w:rsid w:val="009A218C"/>
    <w:rsid w:val="009A3DED"/>
    <w:rsid w:val="009A57A9"/>
    <w:rsid w:val="009B052A"/>
    <w:rsid w:val="009B1EC2"/>
    <w:rsid w:val="009B328E"/>
    <w:rsid w:val="009B3774"/>
    <w:rsid w:val="009B49CA"/>
    <w:rsid w:val="009B6487"/>
    <w:rsid w:val="009C0D83"/>
    <w:rsid w:val="009C63E3"/>
    <w:rsid w:val="009C6DF6"/>
    <w:rsid w:val="009D442A"/>
    <w:rsid w:val="009D735E"/>
    <w:rsid w:val="009D788B"/>
    <w:rsid w:val="009E0088"/>
    <w:rsid w:val="009E1C95"/>
    <w:rsid w:val="009E1F6D"/>
    <w:rsid w:val="009E29E5"/>
    <w:rsid w:val="009E3C6B"/>
    <w:rsid w:val="009F2C00"/>
    <w:rsid w:val="009F4429"/>
    <w:rsid w:val="009F51C6"/>
    <w:rsid w:val="009F522D"/>
    <w:rsid w:val="009F5492"/>
    <w:rsid w:val="009F6AFC"/>
    <w:rsid w:val="00A0003D"/>
    <w:rsid w:val="00A028A1"/>
    <w:rsid w:val="00A02EEC"/>
    <w:rsid w:val="00A0370A"/>
    <w:rsid w:val="00A139A7"/>
    <w:rsid w:val="00A146C4"/>
    <w:rsid w:val="00A16F58"/>
    <w:rsid w:val="00A234B5"/>
    <w:rsid w:val="00A25C03"/>
    <w:rsid w:val="00A32188"/>
    <w:rsid w:val="00A32E9B"/>
    <w:rsid w:val="00A37180"/>
    <w:rsid w:val="00A45F6D"/>
    <w:rsid w:val="00A47B64"/>
    <w:rsid w:val="00A55F23"/>
    <w:rsid w:val="00A823EB"/>
    <w:rsid w:val="00A824F3"/>
    <w:rsid w:val="00A82688"/>
    <w:rsid w:val="00A83765"/>
    <w:rsid w:val="00A84317"/>
    <w:rsid w:val="00A84729"/>
    <w:rsid w:val="00A84F17"/>
    <w:rsid w:val="00A84F40"/>
    <w:rsid w:val="00A87978"/>
    <w:rsid w:val="00A90AAC"/>
    <w:rsid w:val="00A9798D"/>
    <w:rsid w:val="00AA363F"/>
    <w:rsid w:val="00AA5052"/>
    <w:rsid w:val="00AA61DD"/>
    <w:rsid w:val="00AA6343"/>
    <w:rsid w:val="00AB041E"/>
    <w:rsid w:val="00AB55B2"/>
    <w:rsid w:val="00AB615E"/>
    <w:rsid w:val="00AB77DA"/>
    <w:rsid w:val="00AC0C7E"/>
    <w:rsid w:val="00AC285B"/>
    <w:rsid w:val="00AC60DB"/>
    <w:rsid w:val="00AC78FB"/>
    <w:rsid w:val="00AC7C4A"/>
    <w:rsid w:val="00AD7106"/>
    <w:rsid w:val="00AE228E"/>
    <w:rsid w:val="00AE4A3B"/>
    <w:rsid w:val="00AE7748"/>
    <w:rsid w:val="00AF0470"/>
    <w:rsid w:val="00AF0545"/>
    <w:rsid w:val="00AF1942"/>
    <w:rsid w:val="00AF348B"/>
    <w:rsid w:val="00AF5A85"/>
    <w:rsid w:val="00B002D5"/>
    <w:rsid w:val="00B00388"/>
    <w:rsid w:val="00B00B05"/>
    <w:rsid w:val="00B01257"/>
    <w:rsid w:val="00B04770"/>
    <w:rsid w:val="00B06D86"/>
    <w:rsid w:val="00B10061"/>
    <w:rsid w:val="00B13D63"/>
    <w:rsid w:val="00B15D35"/>
    <w:rsid w:val="00B21ADB"/>
    <w:rsid w:val="00B22A70"/>
    <w:rsid w:val="00B26730"/>
    <w:rsid w:val="00B27E9D"/>
    <w:rsid w:val="00B32D40"/>
    <w:rsid w:val="00B34AFB"/>
    <w:rsid w:val="00B36D07"/>
    <w:rsid w:val="00B42727"/>
    <w:rsid w:val="00B46137"/>
    <w:rsid w:val="00B5154D"/>
    <w:rsid w:val="00B5671A"/>
    <w:rsid w:val="00B60945"/>
    <w:rsid w:val="00B62AA2"/>
    <w:rsid w:val="00B63DEB"/>
    <w:rsid w:val="00B6609B"/>
    <w:rsid w:val="00B70969"/>
    <w:rsid w:val="00B760A6"/>
    <w:rsid w:val="00B818CB"/>
    <w:rsid w:val="00B84C55"/>
    <w:rsid w:val="00B92DBF"/>
    <w:rsid w:val="00B93804"/>
    <w:rsid w:val="00B95727"/>
    <w:rsid w:val="00B96205"/>
    <w:rsid w:val="00B965B8"/>
    <w:rsid w:val="00B97933"/>
    <w:rsid w:val="00BA12D5"/>
    <w:rsid w:val="00BA44E7"/>
    <w:rsid w:val="00BA58E5"/>
    <w:rsid w:val="00BA59AE"/>
    <w:rsid w:val="00BA6D09"/>
    <w:rsid w:val="00BA6F0F"/>
    <w:rsid w:val="00BA71F9"/>
    <w:rsid w:val="00BA77EC"/>
    <w:rsid w:val="00BA7A40"/>
    <w:rsid w:val="00BB562D"/>
    <w:rsid w:val="00BB6542"/>
    <w:rsid w:val="00BC2D60"/>
    <w:rsid w:val="00BC47FE"/>
    <w:rsid w:val="00BD2DC3"/>
    <w:rsid w:val="00BD5531"/>
    <w:rsid w:val="00BD6EE9"/>
    <w:rsid w:val="00BE12DA"/>
    <w:rsid w:val="00BE4701"/>
    <w:rsid w:val="00BE4C09"/>
    <w:rsid w:val="00BE53E2"/>
    <w:rsid w:val="00BE65A2"/>
    <w:rsid w:val="00BF01BA"/>
    <w:rsid w:val="00BF080C"/>
    <w:rsid w:val="00BF08A8"/>
    <w:rsid w:val="00BF1B3B"/>
    <w:rsid w:val="00BF5E6E"/>
    <w:rsid w:val="00BF7335"/>
    <w:rsid w:val="00C02F19"/>
    <w:rsid w:val="00C14400"/>
    <w:rsid w:val="00C14A2F"/>
    <w:rsid w:val="00C157DB"/>
    <w:rsid w:val="00C15BDF"/>
    <w:rsid w:val="00C24047"/>
    <w:rsid w:val="00C31A64"/>
    <w:rsid w:val="00C3334F"/>
    <w:rsid w:val="00C339E6"/>
    <w:rsid w:val="00C3567F"/>
    <w:rsid w:val="00C377A7"/>
    <w:rsid w:val="00C41412"/>
    <w:rsid w:val="00C44F62"/>
    <w:rsid w:val="00C457F0"/>
    <w:rsid w:val="00C47A0B"/>
    <w:rsid w:val="00C53A95"/>
    <w:rsid w:val="00C5435A"/>
    <w:rsid w:val="00C54D17"/>
    <w:rsid w:val="00C6062C"/>
    <w:rsid w:val="00C60EF6"/>
    <w:rsid w:val="00C64692"/>
    <w:rsid w:val="00C67CE0"/>
    <w:rsid w:val="00C741BE"/>
    <w:rsid w:val="00C74E84"/>
    <w:rsid w:val="00C75411"/>
    <w:rsid w:val="00C755B7"/>
    <w:rsid w:val="00C763BF"/>
    <w:rsid w:val="00C8404C"/>
    <w:rsid w:val="00C85C66"/>
    <w:rsid w:val="00C86CB4"/>
    <w:rsid w:val="00CA0082"/>
    <w:rsid w:val="00CA1C44"/>
    <w:rsid w:val="00CA692B"/>
    <w:rsid w:val="00CA7827"/>
    <w:rsid w:val="00CA7948"/>
    <w:rsid w:val="00CB204F"/>
    <w:rsid w:val="00CB29AE"/>
    <w:rsid w:val="00CB33DD"/>
    <w:rsid w:val="00CB364C"/>
    <w:rsid w:val="00CD125E"/>
    <w:rsid w:val="00CD288E"/>
    <w:rsid w:val="00CD44C9"/>
    <w:rsid w:val="00CD4620"/>
    <w:rsid w:val="00CE09EB"/>
    <w:rsid w:val="00CE0D45"/>
    <w:rsid w:val="00CE0E39"/>
    <w:rsid w:val="00CE1D7C"/>
    <w:rsid w:val="00CF2B95"/>
    <w:rsid w:val="00CF39FB"/>
    <w:rsid w:val="00CF534E"/>
    <w:rsid w:val="00CF5B63"/>
    <w:rsid w:val="00CF68BC"/>
    <w:rsid w:val="00CF73DE"/>
    <w:rsid w:val="00D00048"/>
    <w:rsid w:val="00D02811"/>
    <w:rsid w:val="00D02D60"/>
    <w:rsid w:val="00D05118"/>
    <w:rsid w:val="00D05C19"/>
    <w:rsid w:val="00D07BF5"/>
    <w:rsid w:val="00D11FF7"/>
    <w:rsid w:val="00D16B01"/>
    <w:rsid w:val="00D16EB6"/>
    <w:rsid w:val="00D20206"/>
    <w:rsid w:val="00D23E92"/>
    <w:rsid w:val="00D2443F"/>
    <w:rsid w:val="00D26AEF"/>
    <w:rsid w:val="00D301B5"/>
    <w:rsid w:val="00D30F7D"/>
    <w:rsid w:val="00D316E6"/>
    <w:rsid w:val="00D328A3"/>
    <w:rsid w:val="00D341F4"/>
    <w:rsid w:val="00D345C9"/>
    <w:rsid w:val="00D37967"/>
    <w:rsid w:val="00D4012E"/>
    <w:rsid w:val="00D436E5"/>
    <w:rsid w:val="00D44FB7"/>
    <w:rsid w:val="00D46E00"/>
    <w:rsid w:val="00D50684"/>
    <w:rsid w:val="00D51756"/>
    <w:rsid w:val="00D5247F"/>
    <w:rsid w:val="00D55F1A"/>
    <w:rsid w:val="00D56F4D"/>
    <w:rsid w:val="00D60FFD"/>
    <w:rsid w:val="00D62E75"/>
    <w:rsid w:val="00D634E9"/>
    <w:rsid w:val="00D63BA0"/>
    <w:rsid w:val="00D653E0"/>
    <w:rsid w:val="00D6703D"/>
    <w:rsid w:val="00D67B27"/>
    <w:rsid w:val="00D709F4"/>
    <w:rsid w:val="00D72606"/>
    <w:rsid w:val="00D759C1"/>
    <w:rsid w:val="00D76771"/>
    <w:rsid w:val="00D81D90"/>
    <w:rsid w:val="00D81EAD"/>
    <w:rsid w:val="00D8668E"/>
    <w:rsid w:val="00D86ED8"/>
    <w:rsid w:val="00D87A1F"/>
    <w:rsid w:val="00D87EC0"/>
    <w:rsid w:val="00D933CB"/>
    <w:rsid w:val="00D93F78"/>
    <w:rsid w:val="00D97416"/>
    <w:rsid w:val="00DA00F4"/>
    <w:rsid w:val="00DA4CA4"/>
    <w:rsid w:val="00DA637F"/>
    <w:rsid w:val="00DA7199"/>
    <w:rsid w:val="00DA7DCE"/>
    <w:rsid w:val="00DB0C97"/>
    <w:rsid w:val="00DB1C4F"/>
    <w:rsid w:val="00DB1FAC"/>
    <w:rsid w:val="00DB7316"/>
    <w:rsid w:val="00DC0A4A"/>
    <w:rsid w:val="00DC19A7"/>
    <w:rsid w:val="00DC328D"/>
    <w:rsid w:val="00DC3714"/>
    <w:rsid w:val="00DC7471"/>
    <w:rsid w:val="00DC76BD"/>
    <w:rsid w:val="00DD310B"/>
    <w:rsid w:val="00DD37DB"/>
    <w:rsid w:val="00DD63C3"/>
    <w:rsid w:val="00DD6765"/>
    <w:rsid w:val="00DE1B95"/>
    <w:rsid w:val="00DE274A"/>
    <w:rsid w:val="00DE4EA5"/>
    <w:rsid w:val="00DE6E02"/>
    <w:rsid w:val="00DF0CCE"/>
    <w:rsid w:val="00DF1648"/>
    <w:rsid w:val="00DF4054"/>
    <w:rsid w:val="00DF4848"/>
    <w:rsid w:val="00DF636F"/>
    <w:rsid w:val="00E00F42"/>
    <w:rsid w:val="00E019DC"/>
    <w:rsid w:val="00E02D00"/>
    <w:rsid w:val="00E05BED"/>
    <w:rsid w:val="00E072BD"/>
    <w:rsid w:val="00E10B57"/>
    <w:rsid w:val="00E12C83"/>
    <w:rsid w:val="00E17461"/>
    <w:rsid w:val="00E22047"/>
    <w:rsid w:val="00E238B5"/>
    <w:rsid w:val="00E23F80"/>
    <w:rsid w:val="00E26255"/>
    <w:rsid w:val="00E27B9E"/>
    <w:rsid w:val="00E31652"/>
    <w:rsid w:val="00E328C5"/>
    <w:rsid w:val="00E348C0"/>
    <w:rsid w:val="00E4171D"/>
    <w:rsid w:val="00E41C6B"/>
    <w:rsid w:val="00E46207"/>
    <w:rsid w:val="00E514A4"/>
    <w:rsid w:val="00E51562"/>
    <w:rsid w:val="00E52E5B"/>
    <w:rsid w:val="00E54AB5"/>
    <w:rsid w:val="00E54FE8"/>
    <w:rsid w:val="00E579A0"/>
    <w:rsid w:val="00E6039D"/>
    <w:rsid w:val="00E62F00"/>
    <w:rsid w:val="00E63F12"/>
    <w:rsid w:val="00E6490D"/>
    <w:rsid w:val="00E64979"/>
    <w:rsid w:val="00E664C4"/>
    <w:rsid w:val="00E7443D"/>
    <w:rsid w:val="00E74561"/>
    <w:rsid w:val="00E75396"/>
    <w:rsid w:val="00E75D89"/>
    <w:rsid w:val="00E76746"/>
    <w:rsid w:val="00E82C3C"/>
    <w:rsid w:val="00E83809"/>
    <w:rsid w:val="00E958DF"/>
    <w:rsid w:val="00E95DD0"/>
    <w:rsid w:val="00EA01AC"/>
    <w:rsid w:val="00EA66DC"/>
    <w:rsid w:val="00EB4F5B"/>
    <w:rsid w:val="00EB58B9"/>
    <w:rsid w:val="00EB6F2D"/>
    <w:rsid w:val="00EB7506"/>
    <w:rsid w:val="00EC22A5"/>
    <w:rsid w:val="00EC3298"/>
    <w:rsid w:val="00EC4A3E"/>
    <w:rsid w:val="00EC5F70"/>
    <w:rsid w:val="00EC6021"/>
    <w:rsid w:val="00EC70DB"/>
    <w:rsid w:val="00ED0C0D"/>
    <w:rsid w:val="00ED24EA"/>
    <w:rsid w:val="00ED2B70"/>
    <w:rsid w:val="00EE0213"/>
    <w:rsid w:val="00EE1120"/>
    <w:rsid w:val="00EE5633"/>
    <w:rsid w:val="00F0079A"/>
    <w:rsid w:val="00F00C5C"/>
    <w:rsid w:val="00F043F1"/>
    <w:rsid w:val="00F04D7C"/>
    <w:rsid w:val="00F04EFD"/>
    <w:rsid w:val="00F10051"/>
    <w:rsid w:val="00F201DA"/>
    <w:rsid w:val="00F20C0D"/>
    <w:rsid w:val="00F25782"/>
    <w:rsid w:val="00F3346F"/>
    <w:rsid w:val="00F33D6D"/>
    <w:rsid w:val="00F44DE3"/>
    <w:rsid w:val="00F4648E"/>
    <w:rsid w:val="00F46C26"/>
    <w:rsid w:val="00F51A86"/>
    <w:rsid w:val="00F542FA"/>
    <w:rsid w:val="00F56B43"/>
    <w:rsid w:val="00F60F51"/>
    <w:rsid w:val="00F61CD6"/>
    <w:rsid w:val="00F670F8"/>
    <w:rsid w:val="00F76E4F"/>
    <w:rsid w:val="00F76E85"/>
    <w:rsid w:val="00F771F1"/>
    <w:rsid w:val="00F83BF9"/>
    <w:rsid w:val="00F868E1"/>
    <w:rsid w:val="00F904DD"/>
    <w:rsid w:val="00F93DED"/>
    <w:rsid w:val="00F942B7"/>
    <w:rsid w:val="00F961FE"/>
    <w:rsid w:val="00F97AC8"/>
    <w:rsid w:val="00FA6615"/>
    <w:rsid w:val="00FB18F1"/>
    <w:rsid w:val="00FB3245"/>
    <w:rsid w:val="00FB36D0"/>
    <w:rsid w:val="00FB3CE7"/>
    <w:rsid w:val="00FB4C22"/>
    <w:rsid w:val="00FB5ADD"/>
    <w:rsid w:val="00FB65FD"/>
    <w:rsid w:val="00FC0810"/>
    <w:rsid w:val="00FC249D"/>
    <w:rsid w:val="00FC3A41"/>
    <w:rsid w:val="00FC56E1"/>
    <w:rsid w:val="00FC7BDB"/>
    <w:rsid w:val="00FD17D9"/>
    <w:rsid w:val="00FD2DEC"/>
    <w:rsid w:val="00FD64DB"/>
    <w:rsid w:val="00FD6502"/>
    <w:rsid w:val="00FD723C"/>
    <w:rsid w:val="00FE02F8"/>
    <w:rsid w:val="00FE0B7D"/>
    <w:rsid w:val="00FE315C"/>
    <w:rsid w:val="00FE3494"/>
    <w:rsid w:val="00FE6296"/>
    <w:rsid w:val="00FE7507"/>
    <w:rsid w:val="00FE7BB5"/>
    <w:rsid w:val="00FF0EB4"/>
    <w:rsid w:val="00FF1C82"/>
    <w:rsid w:val="00FF1F09"/>
    <w:rsid w:val="00FF3750"/>
    <w:rsid w:val="00FF3A04"/>
    <w:rsid w:val="00FF6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CB17BBA"/>
  <w15:chartTrackingRefBased/>
  <w15:docId w15:val="{04DA2B03-153E-4783-9AE4-0A960FE11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5CD"/>
    <w:rPr>
      <w:sz w:val="21"/>
      <w:szCs w:val="22"/>
      <w:lang w:val="en"/>
      <w14:ligatures w14:val="none"/>
    </w:rPr>
  </w:style>
  <w:style w:type="paragraph" w:styleId="Heading1">
    <w:name w:val="heading 1"/>
    <w:basedOn w:val="Normal"/>
    <w:next w:val="Normal"/>
    <w:link w:val="Heading1Char"/>
    <w:uiPriority w:val="9"/>
    <w:qFormat/>
    <w:rsid w:val="006062A8"/>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2A8"/>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2A8"/>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2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2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2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2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6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2A8"/>
    <w:rPr>
      <w:rFonts w:eastAsiaTheme="majorEastAsia" w:cstheme="majorBidi"/>
      <w:color w:val="272727" w:themeColor="text1" w:themeTint="D8"/>
    </w:rPr>
  </w:style>
  <w:style w:type="paragraph" w:styleId="Title">
    <w:name w:val="Title"/>
    <w:basedOn w:val="Normal"/>
    <w:next w:val="Normal"/>
    <w:link w:val="TitleChar"/>
    <w:uiPriority w:val="10"/>
    <w:qFormat/>
    <w:rsid w:val="006062A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2A8"/>
    <w:pPr>
      <w:spacing w:before="160"/>
      <w:jc w:val="center"/>
    </w:pPr>
    <w:rPr>
      <w:i/>
      <w:iCs/>
      <w:color w:val="404040" w:themeColor="text1" w:themeTint="BF"/>
    </w:rPr>
  </w:style>
  <w:style w:type="character" w:customStyle="1" w:styleId="QuoteChar">
    <w:name w:val="Quote Char"/>
    <w:basedOn w:val="DefaultParagraphFont"/>
    <w:link w:val="Quote"/>
    <w:uiPriority w:val="29"/>
    <w:rsid w:val="006062A8"/>
    <w:rPr>
      <w:i/>
      <w:iCs/>
      <w:color w:val="404040" w:themeColor="text1" w:themeTint="BF"/>
    </w:rPr>
  </w:style>
  <w:style w:type="paragraph" w:styleId="ListParagraph">
    <w:name w:val="List Paragraph"/>
    <w:basedOn w:val="Normal"/>
    <w:uiPriority w:val="34"/>
    <w:qFormat/>
    <w:rsid w:val="006062A8"/>
    <w:pPr>
      <w:ind w:left="720"/>
      <w:contextualSpacing/>
    </w:pPr>
  </w:style>
  <w:style w:type="character" w:styleId="IntenseEmphasis">
    <w:name w:val="Intense Emphasis"/>
    <w:basedOn w:val="DefaultParagraphFont"/>
    <w:uiPriority w:val="21"/>
    <w:qFormat/>
    <w:rsid w:val="006062A8"/>
    <w:rPr>
      <w:i/>
      <w:iCs/>
      <w:color w:val="0F4761" w:themeColor="accent1" w:themeShade="BF"/>
    </w:rPr>
  </w:style>
  <w:style w:type="paragraph" w:styleId="IntenseQuote">
    <w:name w:val="Intense Quote"/>
    <w:basedOn w:val="Normal"/>
    <w:next w:val="Normal"/>
    <w:link w:val="IntenseQuoteChar"/>
    <w:uiPriority w:val="30"/>
    <w:qFormat/>
    <w:rsid w:val="00606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2A8"/>
    <w:rPr>
      <w:i/>
      <w:iCs/>
      <w:color w:val="0F4761" w:themeColor="accent1" w:themeShade="BF"/>
    </w:rPr>
  </w:style>
  <w:style w:type="character" w:styleId="IntenseReference">
    <w:name w:val="Intense Reference"/>
    <w:basedOn w:val="DefaultParagraphFont"/>
    <w:uiPriority w:val="32"/>
    <w:qFormat/>
    <w:rsid w:val="006062A8"/>
    <w:rPr>
      <w:b/>
      <w:bCs/>
      <w:smallCaps/>
      <w:color w:val="0F4761" w:themeColor="accent1" w:themeShade="BF"/>
      <w:spacing w:val="5"/>
    </w:rPr>
  </w:style>
  <w:style w:type="paragraph" w:styleId="Header">
    <w:name w:val="header"/>
    <w:basedOn w:val="Normal"/>
    <w:link w:val="HeaderChar"/>
    <w:uiPriority w:val="99"/>
    <w:unhideWhenUsed/>
    <w:rsid w:val="009455CD"/>
    <w:pPr>
      <w:tabs>
        <w:tab w:val="center" w:pos="4419"/>
        <w:tab w:val="right" w:pos="8838"/>
      </w:tabs>
    </w:pPr>
  </w:style>
  <w:style w:type="character" w:customStyle="1" w:styleId="HeaderChar">
    <w:name w:val="Header Char"/>
    <w:basedOn w:val="DefaultParagraphFont"/>
    <w:link w:val="Header"/>
    <w:uiPriority w:val="99"/>
    <w:rsid w:val="009455CD"/>
  </w:style>
  <w:style w:type="paragraph" w:styleId="Footer">
    <w:name w:val="footer"/>
    <w:basedOn w:val="Normal"/>
    <w:link w:val="FooterChar"/>
    <w:uiPriority w:val="99"/>
    <w:unhideWhenUsed/>
    <w:rsid w:val="009455CD"/>
    <w:pPr>
      <w:tabs>
        <w:tab w:val="center" w:pos="4419"/>
        <w:tab w:val="right" w:pos="8838"/>
      </w:tabs>
    </w:pPr>
  </w:style>
  <w:style w:type="character" w:customStyle="1" w:styleId="FooterChar">
    <w:name w:val="Footer Char"/>
    <w:basedOn w:val="DefaultParagraphFont"/>
    <w:link w:val="Footer"/>
    <w:uiPriority w:val="99"/>
    <w:rsid w:val="009455CD"/>
  </w:style>
  <w:style w:type="table" w:styleId="TableGrid">
    <w:name w:val="Table Grid"/>
    <w:basedOn w:val="TableNormal"/>
    <w:uiPriority w:val="39"/>
    <w:rsid w:val="00CB20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06D86"/>
    <w:rPr>
      <w:b/>
      <w:bCs/>
    </w:rPr>
  </w:style>
  <w:style w:type="character" w:styleId="CommentReference">
    <w:name w:val="annotation reference"/>
    <w:basedOn w:val="DefaultParagraphFont"/>
    <w:uiPriority w:val="99"/>
    <w:semiHidden/>
    <w:unhideWhenUsed/>
    <w:rsid w:val="00E26255"/>
    <w:rPr>
      <w:sz w:val="16"/>
      <w:szCs w:val="16"/>
    </w:rPr>
  </w:style>
  <w:style w:type="paragraph" w:styleId="CommentText">
    <w:name w:val="annotation text"/>
    <w:basedOn w:val="Normal"/>
    <w:link w:val="CommentTextChar"/>
    <w:uiPriority w:val="99"/>
    <w:unhideWhenUsed/>
    <w:rsid w:val="00E26255"/>
    <w:rPr>
      <w:sz w:val="20"/>
      <w:szCs w:val="20"/>
    </w:rPr>
  </w:style>
  <w:style w:type="character" w:customStyle="1" w:styleId="CommentTextChar">
    <w:name w:val="Comment Text Char"/>
    <w:basedOn w:val="DefaultParagraphFont"/>
    <w:link w:val="CommentText"/>
    <w:uiPriority w:val="99"/>
    <w:rsid w:val="00E26255"/>
    <w:rPr>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E26255"/>
    <w:rPr>
      <w:b/>
      <w:bCs/>
    </w:rPr>
  </w:style>
  <w:style w:type="character" w:customStyle="1" w:styleId="CommentSubjectChar">
    <w:name w:val="Comment Subject Char"/>
    <w:basedOn w:val="CommentTextChar"/>
    <w:link w:val="CommentSubject"/>
    <w:uiPriority w:val="99"/>
    <w:semiHidden/>
    <w:rsid w:val="00E26255"/>
    <w:rPr>
      <w:b/>
      <w:bCs/>
      <w:sz w:val="20"/>
      <w:szCs w:val="20"/>
      <w:lang w:val="en"/>
      <w14:ligatures w14:val="none"/>
    </w:rPr>
  </w:style>
  <w:style w:type="paragraph" w:styleId="Revision">
    <w:name w:val="Revision"/>
    <w:hidden/>
    <w:uiPriority w:val="99"/>
    <w:semiHidden/>
    <w:rsid w:val="003008FB"/>
    <w:pPr>
      <w:jc w:val="left"/>
    </w:pPr>
    <w:rPr>
      <w:sz w:val="21"/>
      <w:szCs w:val="22"/>
      <w:lang w:val="en"/>
      <w14:ligatures w14:val="none"/>
    </w:rPr>
  </w:style>
  <w:style w:type="paragraph" w:customStyle="1" w:styleId="a">
    <w:name w:val="章タイトル"/>
    <w:basedOn w:val="Heading1"/>
    <w:rsid w:val="00712403"/>
    <w:pPr>
      <w:keepLines w:val="0"/>
      <w:widowControl w:val="0"/>
      <w:tabs>
        <w:tab w:val="left" w:pos="284"/>
        <w:tab w:val="left" w:pos="567"/>
        <w:tab w:val="left" w:pos="8647"/>
      </w:tabs>
      <w:spacing w:before="0" w:afterLines="200" w:after="200"/>
      <w:jc w:val="center"/>
      <w:outlineLvl w:val="9"/>
    </w:pPr>
    <w:rPr>
      <w:rFonts w:ascii="Arial" w:eastAsia="MS PGothic" w:hAnsi="Arial" w:cs="Times New Roman"/>
      <w:color w:val="auto"/>
      <w:kern w:val="0"/>
      <w:sz w:val="36"/>
      <w:szCs w:val="20"/>
      <w:lang w:val="en-US"/>
    </w:rPr>
  </w:style>
  <w:style w:type="character" w:styleId="PlaceholderText">
    <w:name w:val="Placeholder Text"/>
    <w:basedOn w:val="DefaultParagraphFont"/>
    <w:uiPriority w:val="99"/>
    <w:semiHidden/>
    <w:rsid w:val="000165B3"/>
    <w:rPr>
      <w:color w:val="666666"/>
    </w:rPr>
  </w:style>
  <w:style w:type="paragraph" w:styleId="TOCHeading">
    <w:name w:val="TOC Heading"/>
    <w:basedOn w:val="Heading1"/>
    <w:next w:val="Normal"/>
    <w:uiPriority w:val="39"/>
    <w:unhideWhenUsed/>
    <w:qFormat/>
    <w:rsid w:val="0088325E"/>
    <w:pPr>
      <w:spacing w:before="240" w:after="0" w:line="259" w:lineRule="auto"/>
      <w:jc w:val="left"/>
      <w:outlineLvl w:val="9"/>
    </w:pPr>
    <w:rPr>
      <w:kern w:val="0"/>
      <w:sz w:val="32"/>
      <w:szCs w:val="32"/>
      <w:lang w:val="en-US"/>
    </w:rPr>
  </w:style>
  <w:style w:type="paragraph" w:styleId="TOC2">
    <w:name w:val="toc 2"/>
    <w:basedOn w:val="Normal"/>
    <w:next w:val="Normal"/>
    <w:autoRedefine/>
    <w:uiPriority w:val="39"/>
    <w:unhideWhenUsed/>
    <w:rsid w:val="00E4171D"/>
    <w:pPr>
      <w:pBdr>
        <w:between w:val="double" w:sz="6" w:space="0" w:color="auto"/>
      </w:pBdr>
      <w:spacing w:before="120" w:after="120"/>
      <w:jc w:val="center"/>
    </w:pPr>
    <w:rPr>
      <w:i/>
      <w:iCs/>
      <w:sz w:val="20"/>
      <w:szCs w:val="20"/>
    </w:rPr>
  </w:style>
  <w:style w:type="paragraph" w:styleId="TOC1">
    <w:name w:val="toc 1"/>
    <w:basedOn w:val="Normal"/>
    <w:next w:val="Normal"/>
    <w:autoRedefine/>
    <w:uiPriority w:val="39"/>
    <w:unhideWhenUsed/>
    <w:rsid w:val="00E4171D"/>
    <w:pPr>
      <w:pBdr>
        <w:between w:val="double" w:sz="6" w:space="0" w:color="auto"/>
      </w:pBdr>
      <w:spacing w:before="120" w:after="120"/>
      <w:jc w:val="center"/>
    </w:pPr>
    <w:rPr>
      <w:b/>
      <w:bCs/>
      <w:i/>
      <w:iCs/>
      <w:sz w:val="24"/>
      <w:szCs w:val="24"/>
    </w:rPr>
  </w:style>
  <w:style w:type="paragraph" w:styleId="TOC3">
    <w:name w:val="toc 3"/>
    <w:basedOn w:val="Normal"/>
    <w:next w:val="Normal"/>
    <w:autoRedefine/>
    <w:uiPriority w:val="39"/>
    <w:unhideWhenUsed/>
    <w:rsid w:val="00E4171D"/>
    <w:pPr>
      <w:pBdr>
        <w:between w:val="double" w:sz="6" w:space="0" w:color="auto"/>
      </w:pBdr>
      <w:spacing w:before="120" w:after="120"/>
      <w:ind w:left="210"/>
      <w:jc w:val="center"/>
    </w:pPr>
    <w:rPr>
      <w:sz w:val="20"/>
      <w:szCs w:val="20"/>
    </w:rPr>
  </w:style>
  <w:style w:type="character" w:styleId="Hyperlink">
    <w:name w:val="Hyperlink"/>
    <w:basedOn w:val="DefaultParagraphFont"/>
    <w:uiPriority w:val="99"/>
    <w:unhideWhenUsed/>
    <w:rsid w:val="00157158"/>
    <w:rPr>
      <w:color w:val="467886" w:themeColor="hyperlink"/>
      <w:u w:val="single"/>
    </w:rPr>
  </w:style>
  <w:style w:type="character" w:styleId="UnresolvedMention">
    <w:name w:val="Unresolved Mention"/>
    <w:basedOn w:val="DefaultParagraphFont"/>
    <w:uiPriority w:val="99"/>
    <w:semiHidden/>
    <w:unhideWhenUsed/>
    <w:rsid w:val="00157158"/>
    <w:rPr>
      <w:color w:val="605E5C"/>
      <w:shd w:val="clear" w:color="auto" w:fill="E1DFDD"/>
    </w:rPr>
  </w:style>
  <w:style w:type="paragraph" w:styleId="NormalWeb">
    <w:name w:val="Normal (Web)"/>
    <w:basedOn w:val="Normal"/>
    <w:uiPriority w:val="99"/>
    <w:semiHidden/>
    <w:unhideWhenUsed/>
    <w:rsid w:val="00416C3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A7827"/>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A7827"/>
    <w:rPr>
      <w:rFonts w:asciiTheme="majorHAnsi" w:eastAsiaTheme="majorEastAsia" w:hAnsiTheme="majorHAnsi" w:cstheme="majorBidi"/>
      <w:sz w:val="18"/>
      <w:szCs w:val="18"/>
      <w:lang w:val="en"/>
      <w14:ligatures w14:val="none"/>
    </w:rPr>
  </w:style>
  <w:style w:type="paragraph" w:styleId="TOC4">
    <w:name w:val="toc 4"/>
    <w:basedOn w:val="Normal"/>
    <w:next w:val="Normal"/>
    <w:autoRedefine/>
    <w:uiPriority w:val="39"/>
    <w:unhideWhenUsed/>
    <w:rsid w:val="007061DB"/>
    <w:pPr>
      <w:pBdr>
        <w:between w:val="double" w:sz="6" w:space="0" w:color="auto"/>
      </w:pBdr>
      <w:spacing w:before="120" w:after="120"/>
      <w:ind w:left="420"/>
      <w:jc w:val="center"/>
    </w:pPr>
    <w:rPr>
      <w:sz w:val="20"/>
      <w:szCs w:val="20"/>
    </w:rPr>
  </w:style>
  <w:style w:type="paragraph" w:styleId="TOC5">
    <w:name w:val="toc 5"/>
    <w:basedOn w:val="Normal"/>
    <w:next w:val="Normal"/>
    <w:autoRedefine/>
    <w:uiPriority w:val="39"/>
    <w:unhideWhenUsed/>
    <w:rsid w:val="007061DB"/>
    <w:pPr>
      <w:pBdr>
        <w:between w:val="double" w:sz="6" w:space="0" w:color="auto"/>
      </w:pBdr>
      <w:spacing w:before="120" w:after="120"/>
      <w:ind w:left="630"/>
      <w:jc w:val="center"/>
    </w:pPr>
    <w:rPr>
      <w:sz w:val="20"/>
      <w:szCs w:val="20"/>
    </w:rPr>
  </w:style>
  <w:style w:type="paragraph" w:styleId="TOC6">
    <w:name w:val="toc 6"/>
    <w:basedOn w:val="Normal"/>
    <w:next w:val="Normal"/>
    <w:autoRedefine/>
    <w:uiPriority w:val="39"/>
    <w:unhideWhenUsed/>
    <w:rsid w:val="007061DB"/>
    <w:pPr>
      <w:pBdr>
        <w:between w:val="double" w:sz="6" w:space="0" w:color="auto"/>
      </w:pBdr>
      <w:spacing w:before="120" w:after="120"/>
      <w:ind w:left="840"/>
      <w:jc w:val="center"/>
    </w:pPr>
    <w:rPr>
      <w:sz w:val="20"/>
      <w:szCs w:val="20"/>
    </w:rPr>
  </w:style>
  <w:style w:type="paragraph" w:styleId="TOC7">
    <w:name w:val="toc 7"/>
    <w:basedOn w:val="Normal"/>
    <w:next w:val="Normal"/>
    <w:autoRedefine/>
    <w:uiPriority w:val="39"/>
    <w:unhideWhenUsed/>
    <w:rsid w:val="007061DB"/>
    <w:pPr>
      <w:pBdr>
        <w:between w:val="double" w:sz="6" w:space="0" w:color="auto"/>
      </w:pBdr>
      <w:spacing w:before="120" w:after="120"/>
      <w:ind w:left="1050"/>
      <w:jc w:val="center"/>
    </w:pPr>
    <w:rPr>
      <w:sz w:val="20"/>
      <w:szCs w:val="20"/>
    </w:rPr>
  </w:style>
  <w:style w:type="paragraph" w:styleId="TOC8">
    <w:name w:val="toc 8"/>
    <w:basedOn w:val="Normal"/>
    <w:next w:val="Normal"/>
    <w:autoRedefine/>
    <w:uiPriority w:val="39"/>
    <w:unhideWhenUsed/>
    <w:rsid w:val="007061DB"/>
    <w:pPr>
      <w:pBdr>
        <w:between w:val="double" w:sz="6" w:space="0" w:color="auto"/>
      </w:pBdr>
      <w:spacing w:before="120" w:after="120"/>
      <w:ind w:left="1260"/>
      <w:jc w:val="center"/>
    </w:pPr>
    <w:rPr>
      <w:sz w:val="20"/>
      <w:szCs w:val="20"/>
    </w:rPr>
  </w:style>
  <w:style w:type="paragraph" w:styleId="TOC9">
    <w:name w:val="toc 9"/>
    <w:basedOn w:val="Normal"/>
    <w:next w:val="Normal"/>
    <w:autoRedefine/>
    <w:uiPriority w:val="39"/>
    <w:unhideWhenUsed/>
    <w:rsid w:val="007061DB"/>
    <w:pPr>
      <w:pBdr>
        <w:between w:val="double" w:sz="6" w:space="0" w:color="auto"/>
      </w:pBdr>
      <w:spacing w:before="120" w:after="120"/>
      <w:ind w:left="1470"/>
      <w:jc w:val="center"/>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28095">
      <w:bodyDiv w:val="1"/>
      <w:marLeft w:val="0"/>
      <w:marRight w:val="0"/>
      <w:marTop w:val="0"/>
      <w:marBottom w:val="0"/>
      <w:divBdr>
        <w:top w:val="none" w:sz="0" w:space="0" w:color="auto"/>
        <w:left w:val="none" w:sz="0" w:space="0" w:color="auto"/>
        <w:bottom w:val="none" w:sz="0" w:space="0" w:color="auto"/>
        <w:right w:val="none" w:sz="0" w:space="0" w:color="auto"/>
      </w:divBdr>
    </w:div>
    <w:div w:id="119306828">
      <w:bodyDiv w:val="1"/>
      <w:marLeft w:val="0"/>
      <w:marRight w:val="0"/>
      <w:marTop w:val="0"/>
      <w:marBottom w:val="0"/>
      <w:divBdr>
        <w:top w:val="none" w:sz="0" w:space="0" w:color="auto"/>
        <w:left w:val="none" w:sz="0" w:space="0" w:color="auto"/>
        <w:bottom w:val="none" w:sz="0" w:space="0" w:color="auto"/>
        <w:right w:val="none" w:sz="0" w:space="0" w:color="auto"/>
      </w:divBdr>
    </w:div>
    <w:div w:id="131290144">
      <w:bodyDiv w:val="1"/>
      <w:marLeft w:val="0"/>
      <w:marRight w:val="0"/>
      <w:marTop w:val="0"/>
      <w:marBottom w:val="0"/>
      <w:divBdr>
        <w:top w:val="none" w:sz="0" w:space="0" w:color="auto"/>
        <w:left w:val="none" w:sz="0" w:space="0" w:color="auto"/>
        <w:bottom w:val="none" w:sz="0" w:space="0" w:color="auto"/>
        <w:right w:val="none" w:sz="0" w:space="0" w:color="auto"/>
      </w:divBdr>
    </w:div>
    <w:div w:id="189992525">
      <w:bodyDiv w:val="1"/>
      <w:marLeft w:val="0"/>
      <w:marRight w:val="0"/>
      <w:marTop w:val="0"/>
      <w:marBottom w:val="0"/>
      <w:divBdr>
        <w:top w:val="none" w:sz="0" w:space="0" w:color="auto"/>
        <w:left w:val="none" w:sz="0" w:space="0" w:color="auto"/>
        <w:bottom w:val="none" w:sz="0" w:space="0" w:color="auto"/>
        <w:right w:val="none" w:sz="0" w:space="0" w:color="auto"/>
      </w:divBdr>
    </w:div>
    <w:div w:id="195587278">
      <w:bodyDiv w:val="1"/>
      <w:marLeft w:val="0"/>
      <w:marRight w:val="0"/>
      <w:marTop w:val="0"/>
      <w:marBottom w:val="0"/>
      <w:divBdr>
        <w:top w:val="none" w:sz="0" w:space="0" w:color="auto"/>
        <w:left w:val="none" w:sz="0" w:space="0" w:color="auto"/>
        <w:bottom w:val="none" w:sz="0" w:space="0" w:color="auto"/>
        <w:right w:val="none" w:sz="0" w:space="0" w:color="auto"/>
      </w:divBdr>
    </w:div>
    <w:div w:id="341054514">
      <w:bodyDiv w:val="1"/>
      <w:marLeft w:val="0"/>
      <w:marRight w:val="0"/>
      <w:marTop w:val="0"/>
      <w:marBottom w:val="0"/>
      <w:divBdr>
        <w:top w:val="none" w:sz="0" w:space="0" w:color="auto"/>
        <w:left w:val="none" w:sz="0" w:space="0" w:color="auto"/>
        <w:bottom w:val="none" w:sz="0" w:space="0" w:color="auto"/>
        <w:right w:val="none" w:sz="0" w:space="0" w:color="auto"/>
      </w:divBdr>
    </w:div>
    <w:div w:id="377970665">
      <w:bodyDiv w:val="1"/>
      <w:marLeft w:val="0"/>
      <w:marRight w:val="0"/>
      <w:marTop w:val="0"/>
      <w:marBottom w:val="0"/>
      <w:divBdr>
        <w:top w:val="none" w:sz="0" w:space="0" w:color="auto"/>
        <w:left w:val="none" w:sz="0" w:space="0" w:color="auto"/>
        <w:bottom w:val="none" w:sz="0" w:space="0" w:color="auto"/>
        <w:right w:val="none" w:sz="0" w:space="0" w:color="auto"/>
      </w:divBdr>
    </w:div>
    <w:div w:id="416250405">
      <w:bodyDiv w:val="1"/>
      <w:marLeft w:val="0"/>
      <w:marRight w:val="0"/>
      <w:marTop w:val="0"/>
      <w:marBottom w:val="0"/>
      <w:divBdr>
        <w:top w:val="none" w:sz="0" w:space="0" w:color="auto"/>
        <w:left w:val="none" w:sz="0" w:space="0" w:color="auto"/>
        <w:bottom w:val="none" w:sz="0" w:space="0" w:color="auto"/>
        <w:right w:val="none" w:sz="0" w:space="0" w:color="auto"/>
      </w:divBdr>
    </w:div>
    <w:div w:id="430669207">
      <w:bodyDiv w:val="1"/>
      <w:marLeft w:val="0"/>
      <w:marRight w:val="0"/>
      <w:marTop w:val="0"/>
      <w:marBottom w:val="0"/>
      <w:divBdr>
        <w:top w:val="none" w:sz="0" w:space="0" w:color="auto"/>
        <w:left w:val="none" w:sz="0" w:space="0" w:color="auto"/>
        <w:bottom w:val="none" w:sz="0" w:space="0" w:color="auto"/>
        <w:right w:val="none" w:sz="0" w:space="0" w:color="auto"/>
      </w:divBdr>
    </w:div>
    <w:div w:id="462239353">
      <w:bodyDiv w:val="1"/>
      <w:marLeft w:val="0"/>
      <w:marRight w:val="0"/>
      <w:marTop w:val="0"/>
      <w:marBottom w:val="0"/>
      <w:divBdr>
        <w:top w:val="none" w:sz="0" w:space="0" w:color="auto"/>
        <w:left w:val="none" w:sz="0" w:space="0" w:color="auto"/>
        <w:bottom w:val="none" w:sz="0" w:space="0" w:color="auto"/>
        <w:right w:val="none" w:sz="0" w:space="0" w:color="auto"/>
      </w:divBdr>
    </w:div>
    <w:div w:id="514417079">
      <w:bodyDiv w:val="1"/>
      <w:marLeft w:val="0"/>
      <w:marRight w:val="0"/>
      <w:marTop w:val="0"/>
      <w:marBottom w:val="0"/>
      <w:divBdr>
        <w:top w:val="none" w:sz="0" w:space="0" w:color="auto"/>
        <w:left w:val="none" w:sz="0" w:space="0" w:color="auto"/>
        <w:bottom w:val="none" w:sz="0" w:space="0" w:color="auto"/>
        <w:right w:val="none" w:sz="0" w:space="0" w:color="auto"/>
      </w:divBdr>
    </w:div>
    <w:div w:id="518541932">
      <w:bodyDiv w:val="1"/>
      <w:marLeft w:val="0"/>
      <w:marRight w:val="0"/>
      <w:marTop w:val="0"/>
      <w:marBottom w:val="0"/>
      <w:divBdr>
        <w:top w:val="none" w:sz="0" w:space="0" w:color="auto"/>
        <w:left w:val="none" w:sz="0" w:space="0" w:color="auto"/>
        <w:bottom w:val="none" w:sz="0" w:space="0" w:color="auto"/>
        <w:right w:val="none" w:sz="0" w:space="0" w:color="auto"/>
      </w:divBdr>
    </w:div>
    <w:div w:id="717585029">
      <w:bodyDiv w:val="1"/>
      <w:marLeft w:val="0"/>
      <w:marRight w:val="0"/>
      <w:marTop w:val="0"/>
      <w:marBottom w:val="0"/>
      <w:divBdr>
        <w:top w:val="none" w:sz="0" w:space="0" w:color="auto"/>
        <w:left w:val="none" w:sz="0" w:space="0" w:color="auto"/>
        <w:bottom w:val="none" w:sz="0" w:space="0" w:color="auto"/>
        <w:right w:val="none" w:sz="0" w:space="0" w:color="auto"/>
      </w:divBdr>
    </w:div>
    <w:div w:id="739864117">
      <w:bodyDiv w:val="1"/>
      <w:marLeft w:val="0"/>
      <w:marRight w:val="0"/>
      <w:marTop w:val="0"/>
      <w:marBottom w:val="0"/>
      <w:divBdr>
        <w:top w:val="none" w:sz="0" w:space="0" w:color="auto"/>
        <w:left w:val="none" w:sz="0" w:space="0" w:color="auto"/>
        <w:bottom w:val="none" w:sz="0" w:space="0" w:color="auto"/>
        <w:right w:val="none" w:sz="0" w:space="0" w:color="auto"/>
      </w:divBdr>
    </w:div>
    <w:div w:id="765341536">
      <w:bodyDiv w:val="1"/>
      <w:marLeft w:val="0"/>
      <w:marRight w:val="0"/>
      <w:marTop w:val="0"/>
      <w:marBottom w:val="0"/>
      <w:divBdr>
        <w:top w:val="none" w:sz="0" w:space="0" w:color="auto"/>
        <w:left w:val="none" w:sz="0" w:space="0" w:color="auto"/>
        <w:bottom w:val="none" w:sz="0" w:space="0" w:color="auto"/>
        <w:right w:val="none" w:sz="0" w:space="0" w:color="auto"/>
      </w:divBdr>
    </w:div>
    <w:div w:id="776488699">
      <w:bodyDiv w:val="1"/>
      <w:marLeft w:val="0"/>
      <w:marRight w:val="0"/>
      <w:marTop w:val="0"/>
      <w:marBottom w:val="0"/>
      <w:divBdr>
        <w:top w:val="none" w:sz="0" w:space="0" w:color="auto"/>
        <w:left w:val="none" w:sz="0" w:space="0" w:color="auto"/>
        <w:bottom w:val="none" w:sz="0" w:space="0" w:color="auto"/>
        <w:right w:val="none" w:sz="0" w:space="0" w:color="auto"/>
      </w:divBdr>
    </w:div>
    <w:div w:id="800533124">
      <w:bodyDiv w:val="1"/>
      <w:marLeft w:val="0"/>
      <w:marRight w:val="0"/>
      <w:marTop w:val="0"/>
      <w:marBottom w:val="0"/>
      <w:divBdr>
        <w:top w:val="none" w:sz="0" w:space="0" w:color="auto"/>
        <w:left w:val="none" w:sz="0" w:space="0" w:color="auto"/>
        <w:bottom w:val="none" w:sz="0" w:space="0" w:color="auto"/>
        <w:right w:val="none" w:sz="0" w:space="0" w:color="auto"/>
      </w:divBdr>
    </w:div>
    <w:div w:id="816147236">
      <w:bodyDiv w:val="1"/>
      <w:marLeft w:val="0"/>
      <w:marRight w:val="0"/>
      <w:marTop w:val="0"/>
      <w:marBottom w:val="0"/>
      <w:divBdr>
        <w:top w:val="none" w:sz="0" w:space="0" w:color="auto"/>
        <w:left w:val="none" w:sz="0" w:space="0" w:color="auto"/>
        <w:bottom w:val="none" w:sz="0" w:space="0" w:color="auto"/>
        <w:right w:val="none" w:sz="0" w:space="0" w:color="auto"/>
      </w:divBdr>
    </w:div>
    <w:div w:id="893276505">
      <w:bodyDiv w:val="1"/>
      <w:marLeft w:val="0"/>
      <w:marRight w:val="0"/>
      <w:marTop w:val="0"/>
      <w:marBottom w:val="0"/>
      <w:divBdr>
        <w:top w:val="none" w:sz="0" w:space="0" w:color="auto"/>
        <w:left w:val="none" w:sz="0" w:space="0" w:color="auto"/>
        <w:bottom w:val="none" w:sz="0" w:space="0" w:color="auto"/>
        <w:right w:val="none" w:sz="0" w:space="0" w:color="auto"/>
      </w:divBdr>
    </w:div>
    <w:div w:id="1066034220">
      <w:bodyDiv w:val="1"/>
      <w:marLeft w:val="0"/>
      <w:marRight w:val="0"/>
      <w:marTop w:val="0"/>
      <w:marBottom w:val="0"/>
      <w:divBdr>
        <w:top w:val="none" w:sz="0" w:space="0" w:color="auto"/>
        <w:left w:val="none" w:sz="0" w:space="0" w:color="auto"/>
        <w:bottom w:val="none" w:sz="0" w:space="0" w:color="auto"/>
        <w:right w:val="none" w:sz="0" w:space="0" w:color="auto"/>
      </w:divBdr>
    </w:div>
    <w:div w:id="1069499419">
      <w:bodyDiv w:val="1"/>
      <w:marLeft w:val="0"/>
      <w:marRight w:val="0"/>
      <w:marTop w:val="0"/>
      <w:marBottom w:val="0"/>
      <w:divBdr>
        <w:top w:val="none" w:sz="0" w:space="0" w:color="auto"/>
        <w:left w:val="none" w:sz="0" w:space="0" w:color="auto"/>
        <w:bottom w:val="none" w:sz="0" w:space="0" w:color="auto"/>
        <w:right w:val="none" w:sz="0" w:space="0" w:color="auto"/>
      </w:divBdr>
    </w:div>
    <w:div w:id="1095632931">
      <w:bodyDiv w:val="1"/>
      <w:marLeft w:val="0"/>
      <w:marRight w:val="0"/>
      <w:marTop w:val="0"/>
      <w:marBottom w:val="0"/>
      <w:divBdr>
        <w:top w:val="none" w:sz="0" w:space="0" w:color="auto"/>
        <w:left w:val="none" w:sz="0" w:space="0" w:color="auto"/>
        <w:bottom w:val="none" w:sz="0" w:space="0" w:color="auto"/>
        <w:right w:val="none" w:sz="0" w:space="0" w:color="auto"/>
      </w:divBdr>
    </w:div>
    <w:div w:id="1170634730">
      <w:bodyDiv w:val="1"/>
      <w:marLeft w:val="0"/>
      <w:marRight w:val="0"/>
      <w:marTop w:val="0"/>
      <w:marBottom w:val="0"/>
      <w:divBdr>
        <w:top w:val="none" w:sz="0" w:space="0" w:color="auto"/>
        <w:left w:val="none" w:sz="0" w:space="0" w:color="auto"/>
        <w:bottom w:val="none" w:sz="0" w:space="0" w:color="auto"/>
        <w:right w:val="none" w:sz="0" w:space="0" w:color="auto"/>
      </w:divBdr>
    </w:div>
    <w:div w:id="1180049781">
      <w:bodyDiv w:val="1"/>
      <w:marLeft w:val="0"/>
      <w:marRight w:val="0"/>
      <w:marTop w:val="0"/>
      <w:marBottom w:val="0"/>
      <w:divBdr>
        <w:top w:val="none" w:sz="0" w:space="0" w:color="auto"/>
        <w:left w:val="none" w:sz="0" w:space="0" w:color="auto"/>
        <w:bottom w:val="none" w:sz="0" w:space="0" w:color="auto"/>
        <w:right w:val="none" w:sz="0" w:space="0" w:color="auto"/>
      </w:divBdr>
    </w:div>
    <w:div w:id="1197692666">
      <w:bodyDiv w:val="1"/>
      <w:marLeft w:val="0"/>
      <w:marRight w:val="0"/>
      <w:marTop w:val="0"/>
      <w:marBottom w:val="0"/>
      <w:divBdr>
        <w:top w:val="none" w:sz="0" w:space="0" w:color="auto"/>
        <w:left w:val="none" w:sz="0" w:space="0" w:color="auto"/>
        <w:bottom w:val="none" w:sz="0" w:space="0" w:color="auto"/>
        <w:right w:val="none" w:sz="0" w:space="0" w:color="auto"/>
      </w:divBdr>
    </w:div>
    <w:div w:id="1209146632">
      <w:bodyDiv w:val="1"/>
      <w:marLeft w:val="0"/>
      <w:marRight w:val="0"/>
      <w:marTop w:val="0"/>
      <w:marBottom w:val="0"/>
      <w:divBdr>
        <w:top w:val="none" w:sz="0" w:space="0" w:color="auto"/>
        <w:left w:val="none" w:sz="0" w:space="0" w:color="auto"/>
        <w:bottom w:val="none" w:sz="0" w:space="0" w:color="auto"/>
        <w:right w:val="none" w:sz="0" w:space="0" w:color="auto"/>
      </w:divBdr>
      <w:divsChild>
        <w:div w:id="1602256273">
          <w:marLeft w:val="0"/>
          <w:marRight w:val="0"/>
          <w:marTop w:val="0"/>
          <w:marBottom w:val="0"/>
          <w:divBdr>
            <w:top w:val="none" w:sz="0" w:space="0" w:color="auto"/>
            <w:left w:val="none" w:sz="0" w:space="0" w:color="auto"/>
            <w:bottom w:val="none" w:sz="0" w:space="0" w:color="auto"/>
            <w:right w:val="none" w:sz="0" w:space="0" w:color="auto"/>
          </w:divBdr>
          <w:divsChild>
            <w:div w:id="1270117164">
              <w:marLeft w:val="0"/>
              <w:marRight w:val="0"/>
              <w:marTop w:val="0"/>
              <w:marBottom w:val="0"/>
              <w:divBdr>
                <w:top w:val="none" w:sz="0" w:space="0" w:color="auto"/>
                <w:left w:val="none" w:sz="0" w:space="0" w:color="auto"/>
                <w:bottom w:val="none" w:sz="0" w:space="0" w:color="auto"/>
                <w:right w:val="none" w:sz="0" w:space="0" w:color="auto"/>
              </w:divBdr>
            </w:div>
            <w:div w:id="382367918">
              <w:marLeft w:val="0"/>
              <w:marRight w:val="0"/>
              <w:marTop w:val="0"/>
              <w:marBottom w:val="0"/>
              <w:divBdr>
                <w:top w:val="none" w:sz="0" w:space="0" w:color="auto"/>
                <w:left w:val="none" w:sz="0" w:space="0" w:color="auto"/>
                <w:bottom w:val="none" w:sz="0" w:space="0" w:color="auto"/>
                <w:right w:val="none" w:sz="0" w:space="0" w:color="auto"/>
              </w:divBdr>
            </w:div>
            <w:div w:id="1262950329">
              <w:marLeft w:val="0"/>
              <w:marRight w:val="0"/>
              <w:marTop w:val="0"/>
              <w:marBottom w:val="0"/>
              <w:divBdr>
                <w:top w:val="none" w:sz="0" w:space="0" w:color="auto"/>
                <w:left w:val="none" w:sz="0" w:space="0" w:color="auto"/>
                <w:bottom w:val="none" w:sz="0" w:space="0" w:color="auto"/>
                <w:right w:val="none" w:sz="0" w:space="0" w:color="auto"/>
              </w:divBdr>
            </w:div>
            <w:div w:id="886525904">
              <w:marLeft w:val="0"/>
              <w:marRight w:val="0"/>
              <w:marTop w:val="0"/>
              <w:marBottom w:val="0"/>
              <w:divBdr>
                <w:top w:val="none" w:sz="0" w:space="0" w:color="auto"/>
                <w:left w:val="none" w:sz="0" w:space="0" w:color="auto"/>
                <w:bottom w:val="none" w:sz="0" w:space="0" w:color="auto"/>
                <w:right w:val="none" w:sz="0" w:space="0" w:color="auto"/>
              </w:divBdr>
            </w:div>
            <w:div w:id="183514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92332">
      <w:bodyDiv w:val="1"/>
      <w:marLeft w:val="0"/>
      <w:marRight w:val="0"/>
      <w:marTop w:val="0"/>
      <w:marBottom w:val="0"/>
      <w:divBdr>
        <w:top w:val="none" w:sz="0" w:space="0" w:color="auto"/>
        <w:left w:val="none" w:sz="0" w:space="0" w:color="auto"/>
        <w:bottom w:val="none" w:sz="0" w:space="0" w:color="auto"/>
        <w:right w:val="none" w:sz="0" w:space="0" w:color="auto"/>
      </w:divBdr>
      <w:divsChild>
        <w:div w:id="1258095625">
          <w:marLeft w:val="0"/>
          <w:marRight w:val="0"/>
          <w:marTop w:val="0"/>
          <w:marBottom w:val="0"/>
          <w:divBdr>
            <w:top w:val="none" w:sz="0" w:space="0" w:color="auto"/>
            <w:left w:val="none" w:sz="0" w:space="0" w:color="auto"/>
            <w:bottom w:val="none" w:sz="0" w:space="0" w:color="auto"/>
            <w:right w:val="none" w:sz="0" w:space="0" w:color="auto"/>
          </w:divBdr>
          <w:divsChild>
            <w:div w:id="662665277">
              <w:marLeft w:val="0"/>
              <w:marRight w:val="0"/>
              <w:marTop w:val="0"/>
              <w:marBottom w:val="0"/>
              <w:divBdr>
                <w:top w:val="none" w:sz="0" w:space="0" w:color="auto"/>
                <w:left w:val="none" w:sz="0" w:space="0" w:color="auto"/>
                <w:bottom w:val="none" w:sz="0" w:space="0" w:color="auto"/>
                <w:right w:val="none" w:sz="0" w:space="0" w:color="auto"/>
              </w:divBdr>
            </w:div>
            <w:div w:id="1713965913">
              <w:marLeft w:val="0"/>
              <w:marRight w:val="0"/>
              <w:marTop w:val="0"/>
              <w:marBottom w:val="0"/>
              <w:divBdr>
                <w:top w:val="none" w:sz="0" w:space="0" w:color="auto"/>
                <w:left w:val="none" w:sz="0" w:space="0" w:color="auto"/>
                <w:bottom w:val="none" w:sz="0" w:space="0" w:color="auto"/>
                <w:right w:val="none" w:sz="0" w:space="0" w:color="auto"/>
              </w:divBdr>
            </w:div>
            <w:div w:id="1301031950">
              <w:marLeft w:val="0"/>
              <w:marRight w:val="0"/>
              <w:marTop w:val="0"/>
              <w:marBottom w:val="0"/>
              <w:divBdr>
                <w:top w:val="none" w:sz="0" w:space="0" w:color="auto"/>
                <w:left w:val="none" w:sz="0" w:space="0" w:color="auto"/>
                <w:bottom w:val="none" w:sz="0" w:space="0" w:color="auto"/>
                <w:right w:val="none" w:sz="0" w:space="0" w:color="auto"/>
              </w:divBdr>
            </w:div>
            <w:div w:id="712921265">
              <w:marLeft w:val="0"/>
              <w:marRight w:val="0"/>
              <w:marTop w:val="0"/>
              <w:marBottom w:val="0"/>
              <w:divBdr>
                <w:top w:val="none" w:sz="0" w:space="0" w:color="auto"/>
                <w:left w:val="none" w:sz="0" w:space="0" w:color="auto"/>
                <w:bottom w:val="none" w:sz="0" w:space="0" w:color="auto"/>
                <w:right w:val="none" w:sz="0" w:space="0" w:color="auto"/>
              </w:divBdr>
            </w:div>
            <w:div w:id="665321568">
              <w:marLeft w:val="0"/>
              <w:marRight w:val="0"/>
              <w:marTop w:val="0"/>
              <w:marBottom w:val="0"/>
              <w:divBdr>
                <w:top w:val="none" w:sz="0" w:space="0" w:color="auto"/>
                <w:left w:val="none" w:sz="0" w:space="0" w:color="auto"/>
                <w:bottom w:val="none" w:sz="0" w:space="0" w:color="auto"/>
                <w:right w:val="none" w:sz="0" w:space="0" w:color="auto"/>
              </w:divBdr>
            </w:div>
            <w:div w:id="1829593756">
              <w:marLeft w:val="0"/>
              <w:marRight w:val="0"/>
              <w:marTop w:val="0"/>
              <w:marBottom w:val="0"/>
              <w:divBdr>
                <w:top w:val="none" w:sz="0" w:space="0" w:color="auto"/>
                <w:left w:val="none" w:sz="0" w:space="0" w:color="auto"/>
                <w:bottom w:val="none" w:sz="0" w:space="0" w:color="auto"/>
                <w:right w:val="none" w:sz="0" w:space="0" w:color="auto"/>
              </w:divBdr>
            </w:div>
            <w:div w:id="747659001">
              <w:marLeft w:val="0"/>
              <w:marRight w:val="0"/>
              <w:marTop w:val="0"/>
              <w:marBottom w:val="0"/>
              <w:divBdr>
                <w:top w:val="none" w:sz="0" w:space="0" w:color="auto"/>
                <w:left w:val="none" w:sz="0" w:space="0" w:color="auto"/>
                <w:bottom w:val="none" w:sz="0" w:space="0" w:color="auto"/>
                <w:right w:val="none" w:sz="0" w:space="0" w:color="auto"/>
              </w:divBdr>
            </w:div>
            <w:div w:id="548763086">
              <w:marLeft w:val="0"/>
              <w:marRight w:val="0"/>
              <w:marTop w:val="0"/>
              <w:marBottom w:val="0"/>
              <w:divBdr>
                <w:top w:val="none" w:sz="0" w:space="0" w:color="auto"/>
                <w:left w:val="none" w:sz="0" w:space="0" w:color="auto"/>
                <w:bottom w:val="none" w:sz="0" w:space="0" w:color="auto"/>
                <w:right w:val="none" w:sz="0" w:space="0" w:color="auto"/>
              </w:divBdr>
            </w:div>
            <w:div w:id="107507146">
              <w:marLeft w:val="0"/>
              <w:marRight w:val="0"/>
              <w:marTop w:val="0"/>
              <w:marBottom w:val="0"/>
              <w:divBdr>
                <w:top w:val="none" w:sz="0" w:space="0" w:color="auto"/>
                <w:left w:val="none" w:sz="0" w:space="0" w:color="auto"/>
                <w:bottom w:val="none" w:sz="0" w:space="0" w:color="auto"/>
                <w:right w:val="none" w:sz="0" w:space="0" w:color="auto"/>
              </w:divBdr>
            </w:div>
            <w:div w:id="198712551">
              <w:marLeft w:val="0"/>
              <w:marRight w:val="0"/>
              <w:marTop w:val="0"/>
              <w:marBottom w:val="0"/>
              <w:divBdr>
                <w:top w:val="none" w:sz="0" w:space="0" w:color="auto"/>
                <w:left w:val="none" w:sz="0" w:space="0" w:color="auto"/>
                <w:bottom w:val="none" w:sz="0" w:space="0" w:color="auto"/>
                <w:right w:val="none" w:sz="0" w:space="0" w:color="auto"/>
              </w:divBdr>
            </w:div>
            <w:div w:id="1684668482">
              <w:marLeft w:val="0"/>
              <w:marRight w:val="0"/>
              <w:marTop w:val="0"/>
              <w:marBottom w:val="0"/>
              <w:divBdr>
                <w:top w:val="none" w:sz="0" w:space="0" w:color="auto"/>
                <w:left w:val="none" w:sz="0" w:space="0" w:color="auto"/>
                <w:bottom w:val="none" w:sz="0" w:space="0" w:color="auto"/>
                <w:right w:val="none" w:sz="0" w:space="0" w:color="auto"/>
              </w:divBdr>
            </w:div>
            <w:div w:id="1956205880">
              <w:marLeft w:val="0"/>
              <w:marRight w:val="0"/>
              <w:marTop w:val="0"/>
              <w:marBottom w:val="0"/>
              <w:divBdr>
                <w:top w:val="none" w:sz="0" w:space="0" w:color="auto"/>
                <w:left w:val="none" w:sz="0" w:space="0" w:color="auto"/>
                <w:bottom w:val="none" w:sz="0" w:space="0" w:color="auto"/>
                <w:right w:val="none" w:sz="0" w:space="0" w:color="auto"/>
              </w:divBdr>
            </w:div>
            <w:div w:id="1661811896">
              <w:marLeft w:val="0"/>
              <w:marRight w:val="0"/>
              <w:marTop w:val="0"/>
              <w:marBottom w:val="0"/>
              <w:divBdr>
                <w:top w:val="none" w:sz="0" w:space="0" w:color="auto"/>
                <w:left w:val="none" w:sz="0" w:space="0" w:color="auto"/>
                <w:bottom w:val="none" w:sz="0" w:space="0" w:color="auto"/>
                <w:right w:val="none" w:sz="0" w:space="0" w:color="auto"/>
              </w:divBdr>
            </w:div>
            <w:div w:id="1992901903">
              <w:marLeft w:val="0"/>
              <w:marRight w:val="0"/>
              <w:marTop w:val="0"/>
              <w:marBottom w:val="0"/>
              <w:divBdr>
                <w:top w:val="none" w:sz="0" w:space="0" w:color="auto"/>
                <w:left w:val="none" w:sz="0" w:space="0" w:color="auto"/>
                <w:bottom w:val="none" w:sz="0" w:space="0" w:color="auto"/>
                <w:right w:val="none" w:sz="0" w:space="0" w:color="auto"/>
              </w:divBdr>
            </w:div>
            <w:div w:id="1630436503">
              <w:marLeft w:val="0"/>
              <w:marRight w:val="0"/>
              <w:marTop w:val="0"/>
              <w:marBottom w:val="0"/>
              <w:divBdr>
                <w:top w:val="none" w:sz="0" w:space="0" w:color="auto"/>
                <w:left w:val="none" w:sz="0" w:space="0" w:color="auto"/>
                <w:bottom w:val="none" w:sz="0" w:space="0" w:color="auto"/>
                <w:right w:val="none" w:sz="0" w:space="0" w:color="auto"/>
              </w:divBdr>
            </w:div>
            <w:div w:id="1734542490">
              <w:marLeft w:val="0"/>
              <w:marRight w:val="0"/>
              <w:marTop w:val="0"/>
              <w:marBottom w:val="0"/>
              <w:divBdr>
                <w:top w:val="none" w:sz="0" w:space="0" w:color="auto"/>
                <w:left w:val="none" w:sz="0" w:space="0" w:color="auto"/>
                <w:bottom w:val="none" w:sz="0" w:space="0" w:color="auto"/>
                <w:right w:val="none" w:sz="0" w:space="0" w:color="auto"/>
              </w:divBdr>
            </w:div>
            <w:div w:id="420444131">
              <w:marLeft w:val="0"/>
              <w:marRight w:val="0"/>
              <w:marTop w:val="0"/>
              <w:marBottom w:val="0"/>
              <w:divBdr>
                <w:top w:val="none" w:sz="0" w:space="0" w:color="auto"/>
                <w:left w:val="none" w:sz="0" w:space="0" w:color="auto"/>
                <w:bottom w:val="none" w:sz="0" w:space="0" w:color="auto"/>
                <w:right w:val="none" w:sz="0" w:space="0" w:color="auto"/>
              </w:divBdr>
            </w:div>
            <w:div w:id="1546016920">
              <w:marLeft w:val="0"/>
              <w:marRight w:val="0"/>
              <w:marTop w:val="0"/>
              <w:marBottom w:val="0"/>
              <w:divBdr>
                <w:top w:val="none" w:sz="0" w:space="0" w:color="auto"/>
                <w:left w:val="none" w:sz="0" w:space="0" w:color="auto"/>
                <w:bottom w:val="none" w:sz="0" w:space="0" w:color="auto"/>
                <w:right w:val="none" w:sz="0" w:space="0" w:color="auto"/>
              </w:divBdr>
            </w:div>
            <w:div w:id="1736053676">
              <w:marLeft w:val="0"/>
              <w:marRight w:val="0"/>
              <w:marTop w:val="0"/>
              <w:marBottom w:val="0"/>
              <w:divBdr>
                <w:top w:val="none" w:sz="0" w:space="0" w:color="auto"/>
                <w:left w:val="none" w:sz="0" w:space="0" w:color="auto"/>
                <w:bottom w:val="none" w:sz="0" w:space="0" w:color="auto"/>
                <w:right w:val="none" w:sz="0" w:space="0" w:color="auto"/>
              </w:divBdr>
            </w:div>
            <w:div w:id="1236086917">
              <w:marLeft w:val="0"/>
              <w:marRight w:val="0"/>
              <w:marTop w:val="0"/>
              <w:marBottom w:val="0"/>
              <w:divBdr>
                <w:top w:val="none" w:sz="0" w:space="0" w:color="auto"/>
                <w:left w:val="none" w:sz="0" w:space="0" w:color="auto"/>
                <w:bottom w:val="none" w:sz="0" w:space="0" w:color="auto"/>
                <w:right w:val="none" w:sz="0" w:space="0" w:color="auto"/>
              </w:divBdr>
            </w:div>
            <w:div w:id="1968315703">
              <w:marLeft w:val="0"/>
              <w:marRight w:val="0"/>
              <w:marTop w:val="0"/>
              <w:marBottom w:val="0"/>
              <w:divBdr>
                <w:top w:val="none" w:sz="0" w:space="0" w:color="auto"/>
                <w:left w:val="none" w:sz="0" w:space="0" w:color="auto"/>
                <w:bottom w:val="none" w:sz="0" w:space="0" w:color="auto"/>
                <w:right w:val="none" w:sz="0" w:space="0" w:color="auto"/>
              </w:divBdr>
            </w:div>
            <w:div w:id="1565943927">
              <w:marLeft w:val="0"/>
              <w:marRight w:val="0"/>
              <w:marTop w:val="0"/>
              <w:marBottom w:val="0"/>
              <w:divBdr>
                <w:top w:val="none" w:sz="0" w:space="0" w:color="auto"/>
                <w:left w:val="none" w:sz="0" w:space="0" w:color="auto"/>
                <w:bottom w:val="none" w:sz="0" w:space="0" w:color="auto"/>
                <w:right w:val="none" w:sz="0" w:space="0" w:color="auto"/>
              </w:divBdr>
            </w:div>
            <w:div w:id="95499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04628">
      <w:bodyDiv w:val="1"/>
      <w:marLeft w:val="0"/>
      <w:marRight w:val="0"/>
      <w:marTop w:val="0"/>
      <w:marBottom w:val="0"/>
      <w:divBdr>
        <w:top w:val="none" w:sz="0" w:space="0" w:color="auto"/>
        <w:left w:val="none" w:sz="0" w:space="0" w:color="auto"/>
        <w:bottom w:val="none" w:sz="0" w:space="0" w:color="auto"/>
        <w:right w:val="none" w:sz="0" w:space="0" w:color="auto"/>
      </w:divBdr>
    </w:div>
    <w:div w:id="1347824639">
      <w:bodyDiv w:val="1"/>
      <w:marLeft w:val="0"/>
      <w:marRight w:val="0"/>
      <w:marTop w:val="0"/>
      <w:marBottom w:val="0"/>
      <w:divBdr>
        <w:top w:val="none" w:sz="0" w:space="0" w:color="auto"/>
        <w:left w:val="none" w:sz="0" w:space="0" w:color="auto"/>
        <w:bottom w:val="none" w:sz="0" w:space="0" w:color="auto"/>
        <w:right w:val="none" w:sz="0" w:space="0" w:color="auto"/>
      </w:divBdr>
      <w:divsChild>
        <w:div w:id="317613055">
          <w:marLeft w:val="0"/>
          <w:marRight w:val="0"/>
          <w:marTop w:val="0"/>
          <w:marBottom w:val="0"/>
          <w:divBdr>
            <w:top w:val="none" w:sz="0" w:space="0" w:color="auto"/>
            <w:left w:val="none" w:sz="0" w:space="0" w:color="auto"/>
            <w:bottom w:val="none" w:sz="0" w:space="0" w:color="auto"/>
            <w:right w:val="none" w:sz="0" w:space="0" w:color="auto"/>
          </w:divBdr>
          <w:divsChild>
            <w:div w:id="776371163">
              <w:marLeft w:val="0"/>
              <w:marRight w:val="0"/>
              <w:marTop w:val="0"/>
              <w:marBottom w:val="0"/>
              <w:divBdr>
                <w:top w:val="none" w:sz="0" w:space="0" w:color="auto"/>
                <w:left w:val="none" w:sz="0" w:space="0" w:color="auto"/>
                <w:bottom w:val="none" w:sz="0" w:space="0" w:color="auto"/>
                <w:right w:val="none" w:sz="0" w:space="0" w:color="auto"/>
              </w:divBdr>
            </w:div>
            <w:div w:id="712005374">
              <w:marLeft w:val="0"/>
              <w:marRight w:val="0"/>
              <w:marTop w:val="0"/>
              <w:marBottom w:val="0"/>
              <w:divBdr>
                <w:top w:val="none" w:sz="0" w:space="0" w:color="auto"/>
                <w:left w:val="none" w:sz="0" w:space="0" w:color="auto"/>
                <w:bottom w:val="none" w:sz="0" w:space="0" w:color="auto"/>
                <w:right w:val="none" w:sz="0" w:space="0" w:color="auto"/>
              </w:divBdr>
            </w:div>
            <w:div w:id="34160299">
              <w:marLeft w:val="0"/>
              <w:marRight w:val="0"/>
              <w:marTop w:val="0"/>
              <w:marBottom w:val="0"/>
              <w:divBdr>
                <w:top w:val="none" w:sz="0" w:space="0" w:color="auto"/>
                <w:left w:val="none" w:sz="0" w:space="0" w:color="auto"/>
                <w:bottom w:val="none" w:sz="0" w:space="0" w:color="auto"/>
                <w:right w:val="none" w:sz="0" w:space="0" w:color="auto"/>
              </w:divBdr>
            </w:div>
            <w:div w:id="1000699563">
              <w:marLeft w:val="0"/>
              <w:marRight w:val="0"/>
              <w:marTop w:val="0"/>
              <w:marBottom w:val="0"/>
              <w:divBdr>
                <w:top w:val="none" w:sz="0" w:space="0" w:color="auto"/>
                <w:left w:val="none" w:sz="0" w:space="0" w:color="auto"/>
                <w:bottom w:val="none" w:sz="0" w:space="0" w:color="auto"/>
                <w:right w:val="none" w:sz="0" w:space="0" w:color="auto"/>
              </w:divBdr>
            </w:div>
            <w:div w:id="474562961">
              <w:marLeft w:val="0"/>
              <w:marRight w:val="0"/>
              <w:marTop w:val="0"/>
              <w:marBottom w:val="0"/>
              <w:divBdr>
                <w:top w:val="none" w:sz="0" w:space="0" w:color="auto"/>
                <w:left w:val="none" w:sz="0" w:space="0" w:color="auto"/>
                <w:bottom w:val="none" w:sz="0" w:space="0" w:color="auto"/>
                <w:right w:val="none" w:sz="0" w:space="0" w:color="auto"/>
              </w:divBdr>
            </w:div>
            <w:div w:id="1792934915">
              <w:marLeft w:val="0"/>
              <w:marRight w:val="0"/>
              <w:marTop w:val="0"/>
              <w:marBottom w:val="0"/>
              <w:divBdr>
                <w:top w:val="none" w:sz="0" w:space="0" w:color="auto"/>
                <w:left w:val="none" w:sz="0" w:space="0" w:color="auto"/>
                <w:bottom w:val="none" w:sz="0" w:space="0" w:color="auto"/>
                <w:right w:val="none" w:sz="0" w:space="0" w:color="auto"/>
              </w:divBdr>
            </w:div>
            <w:div w:id="1634215215">
              <w:marLeft w:val="0"/>
              <w:marRight w:val="0"/>
              <w:marTop w:val="0"/>
              <w:marBottom w:val="0"/>
              <w:divBdr>
                <w:top w:val="none" w:sz="0" w:space="0" w:color="auto"/>
                <w:left w:val="none" w:sz="0" w:space="0" w:color="auto"/>
                <w:bottom w:val="none" w:sz="0" w:space="0" w:color="auto"/>
                <w:right w:val="none" w:sz="0" w:space="0" w:color="auto"/>
              </w:divBdr>
            </w:div>
            <w:div w:id="364334306">
              <w:marLeft w:val="0"/>
              <w:marRight w:val="0"/>
              <w:marTop w:val="0"/>
              <w:marBottom w:val="0"/>
              <w:divBdr>
                <w:top w:val="none" w:sz="0" w:space="0" w:color="auto"/>
                <w:left w:val="none" w:sz="0" w:space="0" w:color="auto"/>
                <w:bottom w:val="none" w:sz="0" w:space="0" w:color="auto"/>
                <w:right w:val="none" w:sz="0" w:space="0" w:color="auto"/>
              </w:divBdr>
            </w:div>
            <w:div w:id="233702964">
              <w:marLeft w:val="0"/>
              <w:marRight w:val="0"/>
              <w:marTop w:val="0"/>
              <w:marBottom w:val="0"/>
              <w:divBdr>
                <w:top w:val="none" w:sz="0" w:space="0" w:color="auto"/>
                <w:left w:val="none" w:sz="0" w:space="0" w:color="auto"/>
                <w:bottom w:val="none" w:sz="0" w:space="0" w:color="auto"/>
                <w:right w:val="none" w:sz="0" w:space="0" w:color="auto"/>
              </w:divBdr>
            </w:div>
            <w:div w:id="1923491973">
              <w:marLeft w:val="0"/>
              <w:marRight w:val="0"/>
              <w:marTop w:val="0"/>
              <w:marBottom w:val="0"/>
              <w:divBdr>
                <w:top w:val="none" w:sz="0" w:space="0" w:color="auto"/>
                <w:left w:val="none" w:sz="0" w:space="0" w:color="auto"/>
                <w:bottom w:val="none" w:sz="0" w:space="0" w:color="auto"/>
                <w:right w:val="none" w:sz="0" w:space="0" w:color="auto"/>
              </w:divBdr>
            </w:div>
            <w:div w:id="2116515370">
              <w:marLeft w:val="0"/>
              <w:marRight w:val="0"/>
              <w:marTop w:val="0"/>
              <w:marBottom w:val="0"/>
              <w:divBdr>
                <w:top w:val="none" w:sz="0" w:space="0" w:color="auto"/>
                <w:left w:val="none" w:sz="0" w:space="0" w:color="auto"/>
                <w:bottom w:val="none" w:sz="0" w:space="0" w:color="auto"/>
                <w:right w:val="none" w:sz="0" w:space="0" w:color="auto"/>
              </w:divBdr>
            </w:div>
            <w:div w:id="1172915262">
              <w:marLeft w:val="0"/>
              <w:marRight w:val="0"/>
              <w:marTop w:val="0"/>
              <w:marBottom w:val="0"/>
              <w:divBdr>
                <w:top w:val="none" w:sz="0" w:space="0" w:color="auto"/>
                <w:left w:val="none" w:sz="0" w:space="0" w:color="auto"/>
                <w:bottom w:val="none" w:sz="0" w:space="0" w:color="auto"/>
                <w:right w:val="none" w:sz="0" w:space="0" w:color="auto"/>
              </w:divBdr>
            </w:div>
            <w:div w:id="690226199">
              <w:marLeft w:val="0"/>
              <w:marRight w:val="0"/>
              <w:marTop w:val="0"/>
              <w:marBottom w:val="0"/>
              <w:divBdr>
                <w:top w:val="none" w:sz="0" w:space="0" w:color="auto"/>
                <w:left w:val="none" w:sz="0" w:space="0" w:color="auto"/>
                <w:bottom w:val="none" w:sz="0" w:space="0" w:color="auto"/>
                <w:right w:val="none" w:sz="0" w:space="0" w:color="auto"/>
              </w:divBdr>
            </w:div>
            <w:div w:id="2012445634">
              <w:marLeft w:val="0"/>
              <w:marRight w:val="0"/>
              <w:marTop w:val="0"/>
              <w:marBottom w:val="0"/>
              <w:divBdr>
                <w:top w:val="none" w:sz="0" w:space="0" w:color="auto"/>
                <w:left w:val="none" w:sz="0" w:space="0" w:color="auto"/>
                <w:bottom w:val="none" w:sz="0" w:space="0" w:color="auto"/>
                <w:right w:val="none" w:sz="0" w:space="0" w:color="auto"/>
              </w:divBdr>
            </w:div>
            <w:div w:id="15423859">
              <w:marLeft w:val="0"/>
              <w:marRight w:val="0"/>
              <w:marTop w:val="0"/>
              <w:marBottom w:val="0"/>
              <w:divBdr>
                <w:top w:val="none" w:sz="0" w:space="0" w:color="auto"/>
                <w:left w:val="none" w:sz="0" w:space="0" w:color="auto"/>
                <w:bottom w:val="none" w:sz="0" w:space="0" w:color="auto"/>
                <w:right w:val="none" w:sz="0" w:space="0" w:color="auto"/>
              </w:divBdr>
            </w:div>
            <w:div w:id="686760203">
              <w:marLeft w:val="0"/>
              <w:marRight w:val="0"/>
              <w:marTop w:val="0"/>
              <w:marBottom w:val="0"/>
              <w:divBdr>
                <w:top w:val="none" w:sz="0" w:space="0" w:color="auto"/>
                <w:left w:val="none" w:sz="0" w:space="0" w:color="auto"/>
                <w:bottom w:val="none" w:sz="0" w:space="0" w:color="auto"/>
                <w:right w:val="none" w:sz="0" w:space="0" w:color="auto"/>
              </w:divBdr>
            </w:div>
            <w:div w:id="856307393">
              <w:marLeft w:val="0"/>
              <w:marRight w:val="0"/>
              <w:marTop w:val="0"/>
              <w:marBottom w:val="0"/>
              <w:divBdr>
                <w:top w:val="none" w:sz="0" w:space="0" w:color="auto"/>
                <w:left w:val="none" w:sz="0" w:space="0" w:color="auto"/>
                <w:bottom w:val="none" w:sz="0" w:space="0" w:color="auto"/>
                <w:right w:val="none" w:sz="0" w:space="0" w:color="auto"/>
              </w:divBdr>
            </w:div>
            <w:div w:id="475299535">
              <w:marLeft w:val="0"/>
              <w:marRight w:val="0"/>
              <w:marTop w:val="0"/>
              <w:marBottom w:val="0"/>
              <w:divBdr>
                <w:top w:val="none" w:sz="0" w:space="0" w:color="auto"/>
                <w:left w:val="none" w:sz="0" w:space="0" w:color="auto"/>
                <w:bottom w:val="none" w:sz="0" w:space="0" w:color="auto"/>
                <w:right w:val="none" w:sz="0" w:space="0" w:color="auto"/>
              </w:divBdr>
            </w:div>
            <w:div w:id="1920481524">
              <w:marLeft w:val="0"/>
              <w:marRight w:val="0"/>
              <w:marTop w:val="0"/>
              <w:marBottom w:val="0"/>
              <w:divBdr>
                <w:top w:val="none" w:sz="0" w:space="0" w:color="auto"/>
                <w:left w:val="none" w:sz="0" w:space="0" w:color="auto"/>
                <w:bottom w:val="none" w:sz="0" w:space="0" w:color="auto"/>
                <w:right w:val="none" w:sz="0" w:space="0" w:color="auto"/>
              </w:divBdr>
            </w:div>
            <w:div w:id="8146485">
              <w:marLeft w:val="0"/>
              <w:marRight w:val="0"/>
              <w:marTop w:val="0"/>
              <w:marBottom w:val="0"/>
              <w:divBdr>
                <w:top w:val="none" w:sz="0" w:space="0" w:color="auto"/>
                <w:left w:val="none" w:sz="0" w:space="0" w:color="auto"/>
                <w:bottom w:val="none" w:sz="0" w:space="0" w:color="auto"/>
                <w:right w:val="none" w:sz="0" w:space="0" w:color="auto"/>
              </w:divBdr>
            </w:div>
            <w:div w:id="1681657981">
              <w:marLeft w:val="0"/>
              <w:marRight w:val="0"/>
              <w:marTop w:val="0"/>
              <w:marBottom w:val="0"/>
              <w:divBdr>
                <w:top w:val="none" w:sz="0" w:space="0" w:color="auto"/>
                <w:left w:val="none" w:sz="0" w:space="0" w:color="auto"/>
                <w:bottom w:val="none" w:sz="0" w:space="0" w:color="auto"/>
                <w:right w:val="none" w:sz="0" w:space="0" w:color="auto"/>
              </w:divBdr>
            </w:div>
            <w:div w:id="588928389">
              <w:marLeft w:val="0"/>
              <w:marRight w:val="0"/>
              <w:marTop w:val="0"/>
              <w:marBottom w:val="0"/>
              <w:divBdr>
                <w:top w:val="none" w:sz="0" w:space="0" w:color="auto"/>
                <w:left w:val="none" w:sz="0" w:space="0" w:color="auto"/>
                <w:bottom w:val="none" w:sz="0" w:space="0" w:color="auto"/>
                <w:right w:val="none" w:sz="0" w:space="0" w:color="auto"/>
              </w:divBdr>
            </w:div>
            <w:div w:id="19409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6964">
      <w:bodyDiv w:val="1"/>
      <w:marLeft w:val="0"/>
      <w:marRight w:val="0"/>
      <w:marTop w:val="0"/>
      <w:marBottom w:val="0"/>
      <w:divBdr>
        <w:top w:val="none" w:sz="0" w:space="0" w:color="auto"/>
        <w:left w:val="none" w:sz="0" w:space="0" w:color="auto"/>
        <w:bottom w:val="none" w:sz="0" w:space="0" w:color="auto"/>
        <w:right w:val="none" w:sz="0" w:space="0" w:color="auto"/>
      </w:divBdr>
    </w:div>
    <w:div w:id="1416628037">
      <w:bodyDiv w:val="1"/>
      <w:marLeft w:val="0"/>
      <w:marRight w:val="0"/>
      <w:marTop w:val="0"/>
      <w:marBottom w:val="0"/>
      <w:divBdr>
        <w:top w:val="none" w:sz="0" w:space="0" w:color="auto"/>
        <w:left w:val="none" w:sz="0" w:space="0" w:color="auto"/>
        <w:bottom w:val="none" w:sz="0" w:space="0" w:color="auto"/>
        <w:right w:val="none" w:sz="0" w:space="0" w:color="auto"/>
      </w:divBdr>
    </w:div>
    <w:div w:id="1453134554">
      <w:bodyDiv w:val="1"/>
      <w:marLeft w:val="0"/>
      <w:marRight w:val="0"/>
      <w:marTop w:val="0"/>
      <w:marBottom w:val="0"/>
      <w:divBdr>
        <w:top w:val="none" w:sz="0" w:space="0" w:color="auto"/>
        <w:left w:val="none" w:sz="0" w:space="0" w:color="auto"/>
        <w:bottom w:val="none" w:sz="0" w:space="0" w:color="auto"/>
        <w:right w:val="none" w:sz="0" w:space="0" w:color="auto"/>
      </w:divBdr>
    </w:div>
    <w:div w:id="1462651847">
      <w:bodyDiv w:val="1"/>
      <w:marLeft w:val="0"/>
      <w:marRight w:val="0"/>
      <w:marTop w:val="0"/>
      <w:marBottom w:val="0"/>
      <w:divBdr>
        <w:top w:val="none" w:sz="0" w:space="0" w:color="auto"/>
        <w:left w:val="none" w:sz="0" w:space="0" w:color="auto"/>
        <w:bottom w:val="none" w:sz="0" w:space="0" w:color="auto"/>
        <w:right w:val="none" w:sz="0" w:space="0" w:color="auto"/>
      </w:divBdr>
    </w:div>
    <w:div w:id="1622882353">
      <w:bodyDiv w:val="1"/>
      <w:marLeft w:val="0"/>
      <w:marRight w:val="0"/>
      <w:marTop w:val="0"/>
      <w:marBottom w:val="0"/>
      <w:divBdr>
        <w:top w:val="none" w:sz="0" w:space="0" w:color="auto"/>
        <w:left w:val="none" w:sz="0" w:space="0" w:color="auto"/>
        <w:bottom w:val="none" w:sz="0" w:space="0" w:color="auto"/>
        <w:right w:val="none" w:sz="0" w:space="0" w:color="auto"/>
      </w:divBdr>
    </w:div>
    <w:div w:id="1627540852">
      <w:bodyDiv w:val="1"/>
      <w:marLeft w:val="0"/>
      <w:marRight w:val="0"/>
      <w:marTop w:val="0"/>
      <w:marBottom w:val="0"/>
      <w:divBdr>
        <w:top w:val="none" w:sz="0" w:space="0" w:color="auto"/>
        <w:left w:val="none" w:sz="0" w:space="0" w:color="auto"/>
        <w:bottom w:val="none" w:sz="0" w:space="0" w:color="auto"/>
        <w:right w:val="none" w:sz="0" w:space="0" w:color="auto"/>
      </w:divBdr>
    </w:div>
    <w:div w:id="1636988137">
      <w:bodyDiv w:val="1"/>
      <w:marLeft w:val="0"/>
      <w:marRight w:val="0"/>
      <w:marTop w:val="0"/>
      <w:marBottom w:val="0"/>
      <w:divBdr>
        <w:top w:val="none" w:sz="0" w:space="0" w:color="auto"/>
        <w:left w:val="none" w:sz="0" w:space="0" w:color="auto"/>
        <w:bottom w:val="none" w:sz="0" w:space="0" w:color="auto"/>
        <w:right w:val="none" w:sz="0" w:space="0" w:color="auto"/>
      </w:divBdr>
    </w:div>
    <w:div w:id="1655985487">
      <w:bodyDiv w:val="1"/>
      <w:marLeft w:val="0"/>
      <w:marRight w:val="0"/>
      <w:marTop w:val="0"/>
      <w:marBottom w:val="0"/>
      <w:divBdr>
        <w:top w:val="none" w:sz="0" w:space="0" w:color="auto"/>
        <w:left w:val="none" w:sz="0" w:space="0" w:color="auto"/>
        <w:bottom w:val="none" w:sz="0" w:space="0" w:color="auto"/>
        <w:right w:val="none" w:sz="0" w:space="0" w:color="auto"/>
      </w:divBdr>
    </w:div>
    <w:div w:id="1701511876">
      <w:bodyDiv w:val="1"/>
      <w:marLeft w:val="0"/>
      <w:marRight w:val="0"/>
      <w:marTop w:val="0"/>
      <w:marBottom w:val="0"/>
      <w:divBdr>
        <w:top w:val="none" w:sz="0" w:space="0" w:color="auto"/>
        <w:left w:val="none" w:sz="0" w:space="0" w:color="auto"/>
        <w:bottom w:val="none" w:sz="0" w:space="0" w:color="auto"/>
        <w:right w:val="none" w:sz="0" w:space="0" w:color="auto"/>
      </w:divBdr>
    </w:div>
    <w:div w:id="1763526480">
      <w:bodyDiv w:val="1"/>
      <w:marLeft w:val="0"/>
      <w:marRight w:val="0"/>
      <w:marTop w:val="0"/>
      <w:marBottom w:val="0"/>
      <w:divBdr>
        <w:top w:val="none" w:sz="0" w:space="0" w:color="auto"/>
        <w:left w:val="none" w:sz="0" w:space="0" w:color="auto"/>
        <w:bottom w:val="none" w:sz="0" w:space="0" w:color="auto"/>
        <w:right w:val="none" w:sz="0" w:space="0" w:color="auto"/>
      </w:divBdr>
    </w:div>
    <w:div w:id="1766341190">
      <w:bodyDiv w:val="1"/>
      <w:marLeft w:val="0"/>
      <w:marRight w:val="0"/>
      <w:marTop w:val="0"/>
      <w:marBottom w:val="0"/>
      <w:divBdr>
        <w:top w:val="none" w:sz="0" w:space="0" w:color="auto"/>
        <w:left w:val="none" w:sz="0" w:space="0" w:color="auto"/>
        <w:bottom w:val="none" w:sz="0" w:space="0" w:color="auto"/>
        <w:right w:val="none" w:sz="0" w:space="0" w:color="auto"/>
      </w:divBdr>
    </w:div>
    <w:div w:id="1861776266">
      <w:bodyDiv w:val="1"/>
      <w:marLeft w:val="0"/>
      <w:marRight w:val="0"/>
      <w:marTop w:val="0"/>
      <w:marBottom w:val="0"/>
      <w:divBdr>
        <w:top w:val="none" w:sz="0" w:space="0" w:color="auto"/>
        <w:left w:val="none" w:sz="0" w:space="0" w:color="auto"/>
        <w:bottom w:val="none" w:sz="0" w:space="0" w:color="auto"/>
        <w:right w:val="none" w:sz="0" w:space="0" w:color="auto"/>
      </w:divBdr>
    </w:div>
    <w:div w:id="1904681328">
      <w:bodyDiv w:val="1"/>
      <w:marLeft w:val="0"/>
      <w:marRight w:val="0"/>
      <w:marTop w:val="0"/>
      <w:marBottom w:val="0"/>
      <w:divBdr>
        <w:top w:val="none" w:sz="0" w:space="0" w:color="auto"/>
        <w:left w:val="none" w:sz="0" w:space="0" w:color="auto"/>
        <w:bottom w:val="none" w:sz="0" w:space="0" w:color="auto"/>
        <w:right w:val="none" w:sz="0" w:space="0" w:color="auto"/>
      </w:divBdr>
    </w:div>
    <w:div w:id="1967150755">
      <w:bodyDiv w:val="1"/>
      <w:marLeft w:val="0"/>
      <w:marRight w:val="0"/>
      <w:marTop w:val="0"/>
      <w:marBottom w:val="0"/>
      <w:divBdr>
        <w:top w:val="none" w:sz="0" w:space="0" w:color="auto"/>
        <w:left w:val="none" w:sz="0" w:space="0" w:color="auto"/>
        <w:bottom w:val="none" w:sz="0" w:space="0" w:color="auto"/>
        <w:right w:val="none" w:sz="0" w:space="0" w:color="auto"/>
      </w:divBdr>
    </w:div>
    <w:div w:id="1978489979">
      <w:bodyDiv w:val="1"/>
      <w:marLeft w:val="0"/>
      <w:marRight w:val="0"/>
      <w:marTop w:val="0"/>
      <w:marBottom w:val="0"/>
      <w:divBdr>
        <w:top w:val="none" w:sz="0" w:space="0" w:color="auto"/>
        <w:left w:val="none" w:sz="0" w:space="0" w:color="auto"/>
        <w:bottom w:val="none" w:sz="0" w:space="0" w:color="auto"/>
        <w:right w:val="none" w:sz="0" w:space="0" w:color="auto"/>
      </w:divBdr>
    </w:div>
    <w:div w:id="1984003940">
      <w:bodyDiv w:val="1"/>
      <w:marLeft w:val="0"/>
      <w:marRight w:val="0"/>
      <w:marTop w:val="0"/>
      <w:marBottom w:val="0"/>
      <w:divBdr>
        <w:top w:val="none" w:sz="0" w:space="0" w:color="auto"/>
        <w:left w:val="none" w:sz="0" w:space="0" w:color="auto"/>
        <w:bottom w:val="none" w:sz="0" w:space="0" w:color="auto"/>
        <w:right w:val="none" w:sz="0" w:space="0" w:color="auto"/>
      </w:divBdr>
    </w:div>
    <w:div w:id="2072075395">
      <w:bodyDiv w:val="1"/>
      <w:marLeft w:val="0"/>
      <w:marRight w:val="0"/>
      <w:marTop w:val="0"/>
      <w:marBottom w:val="0"/>
      <w:divBdr>
        <w:top w:val="none" w:sz="0" w:space="0" w:color="auto"/>
        <w:left w:val="none" w:sz="0" w:space="0" w:color="auto"/>
        <w:bottom w:val="none" w:sz="0" w:space="0" w:color="auto"/>
        <w:right w:val="none" w:sz="0" w:space="0" w:color="auto"/>
      </w:divBdr>
    </w:div>
    <w:div w:id="2084718331">
      <w:bodyDiv w:val="1"/>
      <w:marLeft w:val="0"/>
      <w:marRight w:val="0"/>
      <w:marTop w:val="0"/>
      <w:marBottom w:val="0"/>
      <w:divBdr>
        <w:top w:val="none" w:sz="0" w:space="0" w:color="auto"/>
        <w:left w:val="none" w:sz="0" w:space="0" w:color="auto"/>
        <w:bottom w:val="none" w:sz="0" w:space="0" w:color="auto"/>
        <w:right w:val="none" w:sz="0" w:space="0" w:color="auto"/>
      </w:divBdr>
    </w:div>
    <w:div w:id="2101102042">
      <w:bodyDiv w:val="1"/>
      <w:marLeft w:val="0"/>
      <w:marRight w:val="0"/>
      <w:marTop w:val="0"/>
      <w:marBottom w:val="0"/>
      <w:divBdr>
        <w:top w:val="none" w:sz="0" w:space="0" w:color="auto"/>
        <w:left w:val="none" w:sz="0" w:space="0" w:color="auto"/>
        <w:bottom w:val="none" w:sz="0" w:space="0" w:color="auto"/>
        <w:right w:val="none" w:sz="0" w:space="0" w:color="auto"/>
      </w:divBdr>
    </w:div>
    <w:div w:id="2113742087">
      <w:bodyDiv w:val="1"/>
      <w:marLeft w:val="0"/>
      <w:marRight w:val="0"/>
      <w:marTop w:val="0"/>
      <w:marBottom w:val="0"/>
      <w:divBdr>
        <w:top w:val="none" w:sz="0" w:space="0" w:color="auto"/>
        <w:left w:val="none" w:sz="0" w:space="0" w:color="auto"/>
        <w:bottom w:val="none" w:sz="0" w:space="0" w:color="auto"/>
        <w:right w:val="none" w:sz="0" w:space="0" w:color="auto"/>
      </w:divBdr>
    </w:div>
    <w:div w:id="212765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jpeg"/><Relationship Id="rId34" Type="http://schemas.openxmlformats.org/officeDocument/2006/relationships/hyperlink" Target="https://doi.org/10.1016/j.jmatprotec.2018.03.025"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g"/><Relationship Id="rId25" Type="http://schemas.openxmlformats.org/officeDocument/2006/relationships/image" Target="media/image10.png"/><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diagramLayout" Target="diagrams/layout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microsoft.com/office/2007/relationships/diagramDrawing" Target="diagrams/drawing1.xml"/><Relationship Id="rId37"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jpeg"/><Relationship Id="rId28" Type="http://schemas.openxmlformats.org/officeDocument/2006/relationships/diagramData" Target="diagrams/data1.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diagramQuickStyle" Target="diagrams/quickStyle1.xml"/><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295537-9D2B-439F-B142-DF9AA7F14EEB}" type="doc">
      <dgm:prSet loTypeId="urn:microsoft.com/office/officeart/2005/8/layout/process1" loCatId="process" qsTypeId="urn:microsoft.com/office/officeart/2005/8/quickstyle/simple1" qsCatId="simple" csTypeId="urn:microsoft.com/office/officeart/2005/8/colors/accent1_2" csCatId="accent1" phldr="1"/>
      <dgm:spPr/>
    </dgm:pt>
    <dgm:pt modelId="{AD2555BC-0F82-4ED1-B181-46345337454A}">
      <dgm:prSet phldrT="[Text]"/>
      <dgm:spPr/>
      <dgm:t>
        <a:bodyPr/>
        <a:lstStyle/>
        <a:p>
          <a:r>
            <a:rPr lang="en-US"/>
            <a:t>STL data</a:t>
          </a:r>
        </a:p>
      </dgm:t>
    </dgm:pt>
    <dgm:pt modelId="{714AAF50-4D38-4F50-BCC0-8F0C89A920E7}" type="parTrans" cxnId="{39A7C7DA-69E7-4E8A-8477-D4DA77219D44}">
      <dgm:prSet/>
      <dgm:spPr/>
      <dgm:t>
        <a:bodyPr/>
        <a:lstStyle/>
        <a:p>
          <a:endParaRPr lang="en-US"/>
        </a:p>
      </dgm:t>
    </dgm:pt>
    <dgm:pt modelId="{60D594B1-CF89-4F1E-9637-B59EFC9DCE8F}" type="sibTrans" cxnId="{39A7C7DA-69E7-4E8A-8477-D4DA77219D44}">
      <dgm:prSet/>
      <dgm:spPr/>
      <dgm:t>
        <a:bodyPr/>
        <a:lstStyle/>
        <a:p>
          <a:endParaRPr lang="en-US"/>
        </a:p>
      </dgm:t>
    </dgm:pt>
    <dgm:pt modelId="{0D4A8FF7-D6D9-43DD-92C7-0632A87846CF}">
      <dgm:prSet phldrT="[Text]"/>
      <dgm:spPr/>
      <dgm:t>
        <a:bodyPr/>
        <a:lstStyle/>
        <a:p>
          <a:r>
            <a:rPr lang="en-US"/>
            <a:t>Setup of variables, libraries and logic</a:t>
          </a:r>
        </a:p>
      </dgm:t>
    </dgm:pt>
    <dgm:pt modelId="{FF75CDCC-8565-4440-9454-F426AF81CD82}" type="parTrans" cxnId="{2D5859F9-15E3-47BC-83A4-FF26E763F3D2}">
      <dgm:prSet/>
      <dgm:spPr/>
      <dgm:t>
        <a:bodyPr/>
        <a:lstStyle/>
        <a:p>
          <a:endParaRPr lang="en-US"/>
        </a:p>
      </dgm:t>
    </dgm:pt>
    <dgm:pt modelId="{CA5C3893-12CC-400A-828A-FCC5AC34A078}" type="sibTrans" cxnId="{2D5859F9-15E3-47BC-83A4-FF26E763F3D2}">
      <dgm:prSet/>
      <dgm:spPr/>
      <dgm:t>
        <a:bodyPr/>
        <a:lstStyle/>
        <a:p>
          <a:endParaRPr lang="en-US"/>
        </a:p>
      </dgm:t>
    </dgm:pt>
    <dgm:pt modelId="{5434D9AC-48BC-400F-AD34-98548E0B4BFF}">
      <dgm:prSet phldrT="[Text]"/>
      <dgm:spPr/>
      <dgm:t>
        <a:bodyPr/>
        <a:lstStyle/>
        <a:p>
          <a:r>
            <a:rPr lang="en-US"/>
            <a:t>Toolpath generation and G-code conversion</a:t>
          </a:r>
        </a:p>
      </dgm:t>
    </dgm:pt>
    <dgm:pt modelId="{F690A858-D1E4-4DD1-BCEE-86847ED697B4}" type="parTrans" cxnId="{8F3F77D2-6A31-42D2-9F7D-CB1EF037A4C7}">
      <dgm:prSet/>
      <dgm:spPr/>
      <dgm:t>
        <a:bodyPr/>
        <a:lstStyle/>
        <a:p>
          <a:endParaRPr lang="en-US"/>
        </a:p>
      </dgm:t>
    </dgm:pt>
    <dgm:pt modelId="{C0807F26-9797-40EC-9A50-68CC34F432C4}" type="sibTrans" cxnId="{8F3F77D2-6A31-42D2-9F7D-CB1EF037A4C7}">
      <dgm:prSet/>
      <dgm:spPr/>
      <dgm:t>
        <a:bodyPr/>
        <a:lstStyle/>
        <a:p>
          <a:endParaRPr lang="en-US"/>
        </a:p>
      </dgm:t>
    </dgm:pt>
    <dgm:pt modelId="{FFCEB3EB-0EA5-43CD-BC2D-B102B8FE0EAC}">
      <dgm:prSet phldrT="[Text]"/>
      <dgm:spPr/>
      <dgm:t>
        <a:bodyPr/>
        <a:lstStyle/>
        <a:p>
          <a:r>
            <a:rPr lang="en-US"/>
            <a:t>Compiling and final edits</a:t>
          </a:r>
        </a:p>
      </dgm:t>
    </dgm:pt>
    <dgm:pt modelId="{4B46E97C-C304-42AA-91D4-DD50AE07D815}" type="parTrans" cxnId="{8CAFD831-7E1A-4B79-B2D5-4309E65B8B58}">
      <dgm:prSet/>
      <dgm:spPr/>
      <dgm:t>
        <a:bodyPr/>
        <a:lstStyle/>
        <a:p>
          <a:endParaRPr lang="en-US"/>
        </a:p>
      </dgm:t>
    </dgm:pt>
    <dgm:pt modelId="{F506FA2E-8242-461B-A85A-25AD2D9EBBD9}" type="sibTrans" cxnId="{8CAFD831-7E1A-4B79-B2D5-4309E65B8B58}">
      <dgm:prSet/>
      <dgm:spPr/>
      <dgm:t>
        <a:bodyPr/>
        <a:lstStyle/>
        <a:p>
          <a:endParaRPr lang="en-US"/>
        </a:p>
      </dgm:t>
    </dgm:pt>
    <dgm:pt modelId="{C83516DD-E770-4731-90DA-A7860E6484CC}" type="pres">
      <dgm:prSet presAssocID="{18295537-9D2B-439F-B142-DF9AA7F14EEB}" presName="Name0" presStyleCnt="0">
        <dgm:presLayoutVars>
          <dgm:dir/>
          <dgm:resizeHandles val="exact"/>
        </dgm:presLayoutVars>
      </dgm:prSet>
      <dgm:spPr/>
    </dgm:pt>
    <dgm:pt modelId="{4F86366F-6148-447A-A585-58ACF18987D6}" type="pres">
      <dgm:prSet presAssocID="{AD2555BC-0F82-4ED1-B181-46345337454A}" presName="node" presStyleLbl="node1" presStyleIdx="0" presStyleCnt="4" custLinFactX="-11141" custLinFactNeighborX="-100000" custLinFactNeighborY="1755">
        <dgm:presLayoutVars>
          <dgm:bulletEnabled val="1"/>
        </dgm:presLayoutVars>
      </dgm:prSet>
      <dgm:spPr/>
    </dgm:pt>
    <dgm:pt modelId="{19BE38C6-622F-466E-9A6E-226A98608174}" type="pres">
      <dgm:prSet presAssocID="{60D594B1-CF89-4F1E-9637-B59EFC9DCE8F}" presName="sibTrans" presStyleLbl="sibTrans2D1" presStyleIdx="0" presStyleCnt="3"/>
      <dgm:spPr/>
    </dgm:pt>
    <dgm:pt modelId="{F36D09DF-B206-4612-B43D-95508CE11BAB}" type="pres">
      <dgm:prSet presAssocID="{60D594B1-CF89-4F1E-9637-B59EFC9DCE8F}" presName="connectorText" presStyleLbl="sibTrans2D1" presStyleIdx="0" presStyleCnt="3"/>
      <dgm:spPr/>
    </dgm:pt>
    <dgm:pt modelId="{F82FE1AD-8095-440B-B9FB-49DE25C0338D}" type="pres">
      <dgm:prSet presAssocID="{0D4A8FF7-D6D9-43DD-92C7-0632A87846CF}" presName="node" presStyleLbl="node1" presStyleIdx="1" presStyleCnt="4">
        <dgm:presLayoutVars>
          <dgm:bulletEnabled val="1"/>
        </dgm:presLayoutVars>
      </dgm:prSet>
      <dgm:spPr/>
    </dgm:pt>
    <dgm:pt modelId="{C7D37F1E-64A7-4ADA-B9F6-65AF03C5A04C}" type="pres">
      <dgm:prSet presAssocID="{CA5C3893-12CC-400A-828A-FCC5AC34A078}" presName="sibTrans" presStyleLbl="sibTrans2D1" presStyleIdx="1" presStyleCnt="3"/>
      <dgm:spPr/>
    </dgm:pt>
    <dgm:pt modelId="{5A389A86-D855-4586-B47D-EC90A6E5DA5A}" type="pres">
      <dgm:prSet presAssocID="{CA5C3893-12CC-400A-828A-FCC5AC34A078}" presName="connectorText" presStyleLbl="sibTrans2D1" presStyleIdx="1" presStyleCnt="3"/>
      <dgm:spPr/>
    </dgm:pt>
    <dgm:pt modelId="{63C9FADE-ED36-42FF-8DAC-178EA8286DF2}" type="pres">
      <dgm:prSet presAssocID="{5434D9AC-48BC-400F-AD34-98548E0B4BFF}" presName="node" presStyleLbl="node1" presStyleIdx="2" presStyleCnt="4">
        <dgm:presLayoutVars>
          <dgm:bulletEnabled val="1"/>
        </dgm:presLayoutVars>
      </dgm:prSet>
      <dgm:spPr/>
    </dgm:pt>
    <dgm:pt modelId="{FEF7FF64-0BC1-4066-98A0-3CB68978D6C9}" type="pres">
      <dgm:prSet presAssocID="{C0807F26-9797-40EC-9A50-68CC34F432C4}" presName="sibTrans" presStyleLbl="sibTrans2D1" presStyleIdx="2" presStyleCnt="3"/>
      <dgm:spPr/>
    </dgm:pt>
    <dgm:pt modelId="{A5163FE1-1ED4-4403-8E61-AD13A80CD71A}" type="pres">
      <dgm:prSet presAssocID="{C0807F26-9797-40EC-9A50-68CC34F432C4}" presName="connectorText" presStyleLbl="sibTrans2D1" presStyleIdx="2" presStyleCnt="3"/>
      <dgm:spPr/>
    </dgm:pt>
    <dgm:pt modelId="{37102775-5848-47E1-9F21-1AB2BF91F76B}" type="pres">
      <dgm:prSet presAssocID="{FFCEB3EB-0EA5-43CD-BC2D-B102B8FE0EAC}" presName="node" presStyleLbl="node1" presStyleIdx="3" presStyleCnt="4">
        <dgm:presLayoutVars>
          <dgm:bulletEnabled val="1"/>
        </dgm:presLayoutVars>
      </dgm:prSet>
      <dgm:spPr/>
    </dgm:pt>
  </dgm:ptLst>
  <dgm:cxnLst>
    <dgm:cxn modelId="{18584D03-4035-420D-9898-447A8753D3B6}" type="presOf" srcId="{5434D9AC-48BC-400F-AD34-98548E0B4BFF}" destId="{63C9FADE-ED36-42FF-8DAC-178EA8286DF2}" srcOrd="0" destOrd="0" presId="urn:microsoft.com/office/officeart/2005/8/layout/process1"/>
    <dgm:cxn modelId="{CEEDC104-E748-454B-868C-761D6AEB630A}" type="presOf" srcId="{0D4A8FF7-D6D9-43DD-92C7-0632A87846CF}" destId="{F82FE1AD-8095-440B-B9FB-49DE25C0338D}" srcOrd="0" destOrd="0" presId="urn:microsoft.com/office/officeart/2005/8/layout/process1"/>
    <dgm:cxn modelId="{7A415B08-7141-4B3D-B370-A374A21DD426}" type="presOf" srcId="{60D594B1-CF89-4F1E-9637-B59EFC9DCE8F}" destId="{19BE38C6-622F-466E-9A6E-226A98608174}" srcOrd="0" destOrd="0" presId="urn:microsoft.com/office/officeart/2005/8/layout/process1"/>
    <dgm:cxn modelId="{BD64EE0E-C811-415C-92A7-6475FD5C28E8}" type="presOf" srcId="{CA5C3893-12CC-400A-828A-FCC5AC34A078}" destId="{5A389A86-D855-4586-B47D-EC90A6E5DA5A}" srcOrd="1" destOrd="0" presId="urn:microsoft.com/office/officeart/2005/8/layout/process1"/>
    <dgm:cxn modelId="{F80C4F1F-4CAF-4783-8A10-A1FE550B3EC9}" type="presOf" srcId="{18295537-9D2B-439F-B142-DF9AA7F14EEB}" destId="{C83516DD-E770-4731-90DA-A7860E6484CC}" srcOrd="0" destOrd="0" presId="urn:microsoft.com/office/officeart/2005/8/layout/process1"/>
    <dgm:cxn modelId="{8CAFD831-7E1A-4B79-B2D5-4309E65B8B58}" srcId="{18295537-9D2B-439F-B142-DF9AA7F14EEB}" destId="{FFCEB3EB-0EA5-43CD-BC2D-B102B8FE0EAC}" srcOrd="3" destOrd="0" parTransId="{4B46E97C-C304-42AA-91D4-DD50AE07D815}" sibTransId="{F506FA2E-8242-461B-A85A-25AD2D9EBBD9}"/>
    <dgm:cxn modelId="{8BCCA141-1CD3-43B2-801F-4301FDC00502}" type="presOf" srcId="{FFCEB3EB-0EA5-43CD-BC2D-B102B8FE0EAC}" destId="{37102775-5848-47E1-9F21-1AB2BF91F76B}" srcOrd="0" destOrd="0" presId="urn:microsoft.com/office/officeart/2005/8/layout/process1"/>
    <dgm:cxn modelId="{9CD27277-4D26-4ECE-B8A6-9E665E7CBF0C}" type="presOf" srcId="{AD2555BC-0F82-4ED1-B181-46345337454A}" destId="{4F86366F-6148-447A-A585-58ACF18987D6}" srcOrd="0" destOrd="0" presId="urn:microsoft.com/office/officeart/2005/8/layout/process1"/>
    <dgm:cxn modelId="{9478057C-D136-4223-AD24-AC8379D23115}" type="presOf" srcId="{C0807F26-9797-40EC-9A50-68CC34F432C4}" destId="{FEF7FF64-0BC1-4066-98A0-3CB68978D6C9}" srcOrd="0" destOrd="0" presId="urn:microsoft.com/office/officeart/2005/8/layout/process1"/>
    <dgm:cxn modelId="{929D8382-8750-4FBC-87AE-E14270DED3E2}" type="presOf" srcId="{CA5C3893-12CC-400A-828A-FCC5AC34A078}" destId="{C7D37F1E-64A7-4ADA-B9F6-65AF03C5A04C}" srcOrd="0" destOrd="0" presId="urn:microsoft.com/office/officeart/2005/8/layout/process1"/>
    <dgm:cxn modelId="{53C1C1CF-CD32-484F-BBA1-E3A6E0AF504C}" type="presOf" srcId="{60D594B1-CF89-4F1E-9637-B59EFC9DCE8F}" destId="{F36D09DF-B206-4612-B43D-95508CE11BAB}" srcOrd="1" destOrd="0" presId="urn:microsoft.com/office/officeart/2005/8/layout/process1"/>
    <dgm:cxn modelId="{8F3F77D2-6A31-42D2-9F7D-CB1EF037A4C7}" srcId="{18295537-9D2B-439F-B142-DF9AA7F14EEB}" destId="{5434D9AC-48BC-400F-AD34-98548E0B4BFF}" srcOrd="2" destOrd="0" parTransId="{F690A858-D1E4-4DD1-BCEE-86847ED697B4}" sibTransId="{C0807F26-9797-40EC-9A50-68CC34F432C4}"/>
    <dgm:cxn modelId="{39A7C7DA-69E7-4E8A-8477-D4DA77219D44}" srcId="{18295537-9D2B-439F-B142-DF9AA7F14EEB}" destId="{AD2555BC-0F82-4ED1-B181-46345337454A}" srcOrd="0" destOrd="0" parTransId="{714AAF50-4D38-4F50-BCC0-8F0C89A920E7}" sibTransId="{60D594B1-CF89-4F1E-9637-B59EFC9DCE8F}"/>
    <dgm:cxn modelId="{88D1BBE9-2913-4658-A53D-B6E1CA4CD1BC}" type="presOf" srcId="{C0807F26-9797-40EC-9A50-68CC34F432C4}" destId="{A5163FE1-1ED4-4403-8E61-AD13A80CD71A}" srcOrd="1" destOrd="0" presId="urn:microsoft.com/office/officeart/2005/8/layout/process1"/>
    <dgm:cxn modelId="{2D5859F9-15E3-47BC-83A4-FF26E763F3D2}" srcId="{18295537-9D2B-439F-B142-DF9AA7F14EEB}" destId="{0D4A8FF7-D6D9-43DD-92C7-0632A87846CF}" srcOrd="1" destOrd="0" parTransId="{FF75CDCC-8565-4440-9454-F426AF81CD82}" sibTransId="{CA5C3893-12CC-400A-828A-FCC5AC34A078}"/>
    <dgm:cxn modelId="{79FBF8FB-DA80-4293-96B0-41DAED2BBF9F}" type="presParOf" srcId="{C83516DD-E770-4731-90DA-A7860E6484CC}" destId="{4F86366F-6148-447A-A585-58ACF18987D6}" srcOrd="0" destOrd="0" presId="urn:microsoft.com/office/officeart/2005/8/layout/process1"/>
    <dgm:cxn modelId="{487E2D41-73A8-4F48-B6E7-FE8E585C5C3C}" type="presParOf" srcId="{C83516DD-E770-4731-90DA-A7860E6484CC}" destId="{19BE38C6-622F-466E-9A6E-226A98608174}" srcOrd="1" destOrd="0" presId="urn:microsoft.com/office/officeart/2005/8/layout/process1"/>
    <dgm:cxn modelId="{0320BF42-21E1-4BB5-9F73-D34B4F0F4C63}" type="presParOf" srcId="{19BE38C6-622F-466E-9A6E-226A98608174}" destId="{F36D09DF-B206-4612-B43D-95508CE11BAB}" srcOrd="0" destOrd="0" presId="urn:microsoft.com/office/officeart/2005/8/layout/process1"/>
    <dgm:cxn modelId="{E7294269-D779-4592-B1F3-6F5B1F87CF97}" type="presParOf" srcId="{C83516DD-E770-4731-90DA-A7860E6484CC}" destId="{F82FE1AD-8095-440B-B9FB-49DE25C0338D}" srcOrd="2" destOrd="0" presId="urn:microsoft.com/office/officeart/2005/8/layout/process1"/>
    <dgm:cxn modelId="{3694B753-2601-4B28-AA8D-C242020F5F4C}" type="presParOf" srcId="{C83516DD-E770-4731-90DA-A7860E6484CC}" destId="{C7D37F1E-64A7-4ADA-B9F6-65AF03C5A04C}" srcOrd="3" destOrd="0" presId="urn:microsoft.com/office/officeart/2005/8/layout/process1"/>
    <dgm:cxn modelId="{2D5196E2-84F7-450F-974B-CE6A8C178029}" type="presParOf" srcId="{C7D37F1E-64A7-4ADA-B9F6-65AF03C5A04C}" destId="{5A389A86-D855-4586-B47D-EC90A6E5DA5A}" srcOrd="0" destOrd="0" presId="urn:microsoft.com/office/officeart/2005/8/layout/process1"/>
    <dgm:cxn modelId="{F6046B55-EF59-427D-9734-2FA6F418A019}" type="presParOf" srcId="{C83516DD-E770-4731-90DA-A7860E6484CC}" destId="{63C9FADE-ED36-42FF-8DAC-178EA8286DF2}" srcOrd="4" destOrd="0" presId="urn:microsoft.com/office/officeart/2005/8/layout/process1"/>
    <dgm:cxn modelId="{2B67EF94-4F43-44EA-8375-876627D2B733}" type="presParOf" srcId="{C83516DD-E770-4731-90DA-A7860E6484CC}" destId="{FEF7FF64-0BC1-4066-98A0-3CB68978D6C9}" srcOrd="5" destOrd="0" presId="urn:microsoft.com/office/officeart/2005/8/layout/process1"/>
    <dgm:cxn modelId="{4163B945-0F75-48D1-837D-363CE3994536}" type="presParOf" srcId="{FEF7FF64-0BC1-4066-98A0-3CB68978D6C9}" destId="{A5163FE1-1ED4-4403-8E61-AD13A80CD71A}" srcOrd="0" destOrd="0" presId="urn:microsoft.com/office/officeart/2005/8/layout/process1"/>
    <dgm:cxn modelId="{BB5DEC7D-9BB6-45CE-9AF3-81EA4A154361}" type="presParOf" srcId="{C83516DD-E770-4731-90DA-A7860E6484CC}" destId="{37102775-5848-47E1-9F21-1AB2BF91F76B}" srcOrd="6" destOrd="0" presId="urn:microsoft.com/office/officeart/2005/8/layout/process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6366F-6148-447A-A585-58ACF18987D6}">
      <dsp:nvSpPr>
        <dsp:cNvPr id="0" name=""/>
        <dsp:cNvSpPr/>
      </dsp:nvSpPr>
      <dsp:spPr>
        <a:xfrm>
          <a:off x="0" y="0"/>
          <a:ext cx="1287351" cy="83352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STL data</a:t>
          </a:r>
        </a:p>
      </dsp:txBody>
      <dsp:txXfrm>
        <a:off x="24413" y="24413"/>
        <a:ext cx="1238525" cy="784701"/>
      </dsp:txXfrm>
    </dsp:sp>
    <dsp:sp modelId="{19BE38C6-622F-466E-9A6E-226A98608174}">
      <dsp:nvSpPr>
        <dsp:cNvPr id="0" name=""/>
        <dsp:cNvSpPr/>
      </dsp:nvSpPr>
      <dsp:spPr>
        <a:xfrm>
          <a:off x="1416822" y="257131"/>
          <a:ext cx="274478" cy="3192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416822" y="320984"/>
        <a:ext cx="192135" cy="191557"/>
      </dsp:txXfrm>
    </dsp:sp>
    <dsp:sp modelId="{F82FE1AD-8095-440B-B9FB-49DE25C0338D}">
      <dsp:nvSpPr>
        <dsp:cNvPr id="0" name=""/>
        <dsp:cNvSpPr/>
      </dsp:nvSpPr>
      <dsp:spPr>
        <a:xfrm>
          <a:off x="1805235" y="0"/>
          <a:ext cx="1287351" cy="83352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Setup of variables, libraries and logic</a:t>
          </a:r>
        </a:p>
      </dsp:txBody>
      <dsp:txXfrm>
        <a:off x="1829648" y="24413"/>
        <a:ext cx="1238525" cy="784701"/>
      </dsp:txXfrm>
    </dsp:sp>
    <dsp:sp modelId="{C7D37F1E-64A7-4ADA-B9F6-65AF03C5A04C}">
      <dsp:nvSpPr>
        <dsp:cNvPr id="0" name=""/>
        <dsp:cNvSpPr/>
      </dsp:nvSpPr>
      <dsp:spPr>
        <a:xfrm>
          <a:off x="3221321" y="257131"/>
          <a:ext cx="272918" cy="3192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221321" y="320984"/>
        <a:ext cx="191043" cy="191557"/>
      </dsp:txXfrm>
    </dsp:sp>
    <dsp:sp modelId="{63C9FADE-ED36-42FF-8DAC-178EA8286DF2}">
      <dsp:nvSpPr>
        <dsp:cNvPr id="0" name=""/>
        <dsp:cNvSpPr/>
      </dsp:nvSpPr>
      <dsp:spPr>
        <a:xfrm>
          <a:off x="3607527" y="0"/>
          <a:ext cx="1287351" cy="83352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Toolpath generation and G-code conversion</a:t>
          </a:r>
        </a:p>
      </dsp:txBody>
      <dsp:txXfrm>
        <a:off x="3631940" y="24413"/>
        <a:ext cx="1238525" cy="784701"/>
      </dsp:txXfrm>
    </dsp:sp>
    <dsp:sp modelId="{FEF7FF64-0BC1-4066-98A0-3CB68978D6C9}">
      <dsp:nvSpPr>
        <dsp:cNvPr id="0" name=""/>
        <dsp:cNvSpPr/>
      </dsp:nvSpPr>
      <dsp:spPr>
        <a:xfrm>
          <a:off x="5023613" y="257131"/>
          <a:ext cx="272918" cy="3192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5023613" y="320984"/>
        <a:ext cx="191043" cy="191557"/>
      </dsp:txXfrm>
    </dsp:sp>
    <dsp:sp modelId="{37102775-5848-47E1-9F21-1AB2BF91F76B}">
      <dsp:nvSpPr>
        <dsp:cNvPr id="0" name=""/>
        <dsp:cNvSpPr/>
      </dsp:nvSpPr>
      <dsp:spPr>
        <a:xfrm>
          <a:off x="5409818" y="0"/>
          <a:ext cx="1287351" cy="83352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Compiling and final edits</a:t>
          </a:r>
        </a:p>
      </dsp:txBody>
      <dsp:txXfrm>
        <a:off x="5434231" y="24413"/>
        <a:ext cx="1238525" cy="78470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90EF9CFF8FF5A4EA89F106D14289E81" ma:contentTypeVersion="19" ma:contentTypeDescription="新しいドキュメントを作成します。" ma:contentTypeScope="" ma:versionID="8b49220a4d7329cd9be452c5bb4eff22">
  <xsd:schema xmlns:xsd="http://www.w3.org/2001/XMLSchema" xmlns:xs="http://www.w3.org/2001/XMLSchema" xmlns:p="http://schemas.microsoft.com/office/2006/metadata/properties" xmlns:ns3="1b2b5599-02d7-4ca6-85b0-f2ef03205e06" xmlns:ns4="61236fd6-1d4f-49c1-b6e5-41af0966e1c4" targetNamespace="http://schemas.microsoft.com/office/2006/metadata/properties" ma:root="true" ma:fieldsID="b86f773011fd84db035448e9afbadfdc" ns3:_="" ns4:_="">
    <xsd:import namespace="1b2b5599-02d7-4ca6-85b0-f2ef03205e06"/>
    <xsd:import namespace="61236fd6-1d4f-49c1-b6e5-41af0966e1c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2b5599-02d7-4ca6-85b0-f2ef03205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236fd6-1d4f-49c1-b6e5-41af0966e1c4"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SharingHintHash" ma:index="18"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1b2b5599-02d7-4ca6-85b0-f2ef03205e0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D311DC-ED64-4317-8386-2AB7A7B22257}">
  <ds:schemaRefs>
    <ds:schemaRef ds:uri="http://schemas.openxmlformats.org/officeDocument/2006/bibliography"/>
  </ds:schemaRefs>
</ds:datastoreItem>
</file>

<file path=customXml/itemProps3.xml><?xml version="1.0" encoding="utf-8"?>
<ds:datastoreItem xmlns:ds="http://schemas.openxmlformats.org/officeDocument/2006/customXml" ds:itemID="{6F5D0B36-35A3-4672-A926-9F6D5E5AF2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2b5599-02d7-4ca6-85b0-f2ef03205e06"/>
    <ds:schemaRef ds:uri="61236fd6-1d4f-49c1-b6e5-41af0966e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ED9400-14FC-47B9-89DC-457B8A732180}">
  <ds:schemaRefs>
    <ds:schemaRef ds:uri="http://schemas.microsoft.com/sharepoint/v3/contenttype/forms"/>
  </ds:schemaRefs>
</ds:datastoreItem>
</file>

<file path=customXml/itemProps5.xml><?xml version="1.0" encoding="utf-8"?>
<ds:datastoreItem xmlns:ds="http://schemas.openxmlformats.org/officeDocument/2006/customXml" ds:itemID="{98E01630-855E-4C3E-BF1B-AC7065E67B6E}">
  <ds:schemaRefs>
    <ds:schemaRef ds:uri="http://schemas.microsoft.com/office/2006/metadata/properties"/>
    <ds:schemaRef ds:uri="http://schemas.microsoft.com/office/infopath/2007/PartnerControls"/>
    <ds:schemaRef ds:uri="1b2b5599-02d7-4ca6-85b0-f2ef03205e06"/>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34</Pages>
  <Words>5174</Words>
  <Characters>27460</Characters>
  <Application>Microsoft Office Word</Application>
  <DocSecurity>0</DocSecurity>
  <Lines>742</Lines>
  <Paragraphs>466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wong</cp:lastModifiedBy>
  <cp:revision>84</cp:revision>
  <dcterms:created xsi:type="dcterms:W3CDTF">2025-05-28T08:24:00Z</dcterms:created>
  <dcterms:modified xsi:type="dcterms:W3CDTF">2025-07-07T14:49:00Z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42c0ba6f-8f4e-45bb-b146-68d1728dc795</vt:lpwstr>
  </property>
  <property fmtid="{D5CDD505-2E9C-101B-9397-08002B2CF9AE}" pid="3" name="ContentTypeId">
    <vt:lpwstr>0x010100890EF9CFF8FF5A4EA89F106D14289E81</vt:lpwstr>
  </property>
</Properties>
</file>