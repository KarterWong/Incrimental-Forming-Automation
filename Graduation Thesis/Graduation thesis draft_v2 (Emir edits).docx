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84EA" w14:textId="736EE3E7" w:rsidR="00712403" w:rsidRDefault="00712403" w:rsidP="00712403">
      <w:bookmarkStart w:id="0" w:name="_Hlk197603610"/>
      <w:bookmarkEnd w:id="0"/>
    </w:p>
    <w:p w14:paraId="47EDE8F6" w14:textId="77777777" w:rsidR="00712403" w:rsidRDefault="00712403" w:rsidP="00712403"/>
    <w:p w14:paraId="0D0F0B0C" w14:textId="77777777" w:rsidR="00712403" w:rsidRDefault="00712403" w:rsidP="00712403"/>
    <w:p w14:paraId="1527917F" w14:textId="199166C6" w:rsidR="00712403" w:rsidRPr="00887AA6" w:rsidRDefault="00712403" w:rsidP="00FE6296">
      <w:pPr>
        <w:pStyle w:val="a"/>
        <w:spacing w:after="720"/>
        <w:rPr>
          <w:rFonts w:ascii="Times New Roman" w:eastAsia="ＭＳ Ｐ明朝" w:hAnsi="Times New Roman"/>
          <w:sz w:val="48"/>
          <w:szCs w:val="48"/>
        </w:rPr>
      </w:pPr>
      <w:r w:rsidRPr="00887AA6">
        <w:rPr>
          <w:rFonts w:ascii="Times New Roman" w:eastAsia="ＭＳ Ｐ明朝" w:hAnsi="Times New Roman"/>
          <w:sz w:val="48"/>
          <w:szCs w:val="48"/>
        </w:rPr>
        <w:t>2025</w:t>
      </w:r>
      <w:r w:rsidR="00AE4A3B" w:rsidRPr="00887AA6">
        <w:rPr>
          <w:rFonts w:ascii="Times New Roman" w:eastAsia="ＭＳ Ｐ明朝" w:hAnsi="Times New Roman"/>
          <w:sz w:val="48"/>
          <w:szCs w:val="48"/>
        </w:rPr>
        <w:t xml:space="preserve"> </w:t>
      </w:r>
      <w:r w:rsidR="000851F8">
        <w:rPr>
          <w:rFonts w:ascii="Times New Roman" w:eastAsia="ＭＳ Ｐ明朝" w:hAnsi="Times New Roman"/>
          <w:sz w:val="48"/>
          <w:szCs w:val="48"/>
        </w:rPr>
        <w:t>Bachelor's</w:t>
      </w:r>
      <w:r w:rsidR="00AE4A3B" w:rsidRPr="00887AA6">
        <w:rPr>
          <w:rFonts w:ascii="Times New Roman" w:eastAsia="ＭＳ Ｐ明朝" w:hAnsi="Times New Roman"/>
          <w:sz w:val="48"/>
          <w:szCs w:val="48"/>
        </w:rPr>
        <w:t xml:space="preserve"> Graduation Thesis</w:t>
      </w:r>
    </w:p>
    <w:p w14:paraId="2A056937" w14:textId="25274323" w:rsidR="00712403" w:rsidRPr="00887AA6" w:rsidRDefault="00AE4A3B" w:rsidP="00FE6296">
      <w:pPr>
        <w:pStyle w:val="Title"/>
        <w:jc w:val="center"/>
        <w:rPr>
          <w:rFonts w:ascii="Times New Roman" w:hAnsi="Times New Roman" w:cs="Times New Roman"/>
          <w:szCs w:val="72"/>
        </w:rPr>
      </w:pPr>
      <w:r w:rsidRPr="00887AA6">
        <w:rPr>
          <w:rFonts w:ascii="Times New Roman" w:hAnsi="Times New Roman" w:cs="Times New Roman"/>
          <w:szCs w:val="72"/>
        </w:rPr>
        <w:t xml:space="preserve">Development of </w:t>
      </w:r>
      <w:r w:rsidR="00382423" w:rsidRPr="00887AA6">
        <w:rPr>
          <w:rFonts w:ascii="Times New Roman" w:hAnsi="Times New Roman" w:cs="Times New Roman"/>
          <w:szCs w:val="72"/>
        </w:rPr>
        <w:t>the CA</w:t>
      </w:r>
      <w:r w:rsidR="0053059D" w:rsidRPr="00887AA6">
        <w:rPr>
          <w:rFonts w:ascii="Times New Roman" w:hAnsi="Times New Roman" w:cs="Times New Roman"/>
          <w:szCs w:val="72"/>
        </w:rPr>
        <w:t>M system for Incremental forming from 3D CAD data</w:t>
      </w:r>
    </w:p>
    <w:p w14:paraId="2CA21FAD" w14:textId="77777777" w:rsidR="00712403" w:rsidRPr="00887AA6" w:rsidRDefault="00712403" w:rsidP="00FE6296">
      <w:pPr>
        <w:jc w:val="center"/>
        <w:rPr>
          <w:rFonts w:ascii="Times New Roman" w:hAnsi="Times New Roman" w:cs="Times New Roman"/>
        </w:rPr>
      </w:pPr>
    </w:p>
    <w:p w14:paraId="43AD5C7C" w14:textId="77777777" w:rsidR="00712403" w:rsidRPr="00887AA6" w:rsidRDefault="00712403" w:rsidP="00FE6296">
      <w:pPr>
        <w:jc w:val="center"/>
        <w:rPr>
          <w:rFonts w:ascii="Times New Roman" w:hAnsi="Times New Roman" w:cs="Times New Roman"/>
        </w:rPr>
      </w:pPr>
    </w:p>
    <w:p w14:paraId="661EEF4E" w14:textId="77777777" w:rsidR="00712403" w:rsidRPr="00887AA6" w:rsidRDefault="00712403" w:rsidP="00887AA6">
      <w:pPr>
        <w:rPr>
          <w:rFonts w:ascii="Times New Roman" w:hAnsi="Times New Roman" w:cs="Times New Roman"/>
        </w:rPr>
      </w:pPr>
    </w:p>
    <w:p w14:paraId="35EC2355" w14:textId="0510EA65" w:rsidR="00FE6296" w:rsidRPr="00887AA6" w:rsidRDefault="00FE6296" w:rsidP="00FE6296">
      <w:pPr>
        <w:jc w:val="center"/>
        <w:rPr>
          <w:rFonts w:ascii="Times New Roman" w:hAnsi="Times New Roman" w:cs="Times New Roman"/>
          <w:sz w:val="48"/>
          <w:szCs w:val="48"/>
        </w:rPr>
      </w:pPr>
      <w:r w:rsidRPr="00887AA6">
        <w:rPr>
          <w:rFonts w:ascii="Times New Roman" w:hAnsi="Times New Roman" w:cs="Times New Roman"/>
          <w:sz w:val="48"/>
          <w:szCs w:val="48"/>
        </w:rPr>
        <w:t>Sophia University, Faculty of Science and Technology</w:t>
      </w:r>
    </w:p>
    <w:p w14:paraId="2228DCF4" w14:textId="77777777" w:rsidR="00FE6296" w:rsidRPr="00887AA6" w:rsidRDefault="00FE6296" w:rsidP="00FE6296">
      <w:pPr>
        <w:jc w:val="center"/>
        <w:rPr>
          <w:rFonts w:ascii="Times New Roman" w:hAnsi="Times New Roman" w:cs="Times New Roman"/>
          <w:sz w:val="48"/>
          <w:szCs w:val="48"/>
        </w:rPr>
      </w:pPr>
      <w:r w:rsidRPr="00887AA6">
        <w:rPr>
          <w:rFonts w:ascii="Times New Roman" w:hAnsi="Times New Roman" w:cs="Times New Roman"/>
          <w:sz w:val="48"/>
          <w:szCs w:val="48"/>
        </w:rPr>
        <w:t>Department of Functional and Creative Science and Technology</w:t>
      </w:r>
    </w:p>
    <w:p w14:paraId="26271BAD" w14:textId="109BB4B6" w:rsidR="00712403" w:rsidRPr="00887AA6" w:rsidRDefault="00FE6296" w:rsidP="00FE6296">
      <w:pPr>
        <w:jc w:val="center"/>
        <w:rPr>
          <w:rFonts w:ascii="Times New Roman" w:hAnsi="Times New Roman" w:cs="Times New Roman"/>
          <w:sz w:val="48"/>
          <w:szCs w:val="48"/>
        </w:rPr>
      </w:pPr>
      <w:r w:rsidRPr="00887AA6">
        <w:rPr>
          <w:rFonts w:ascii="Times New Roman" w:hAnsi="Times New Roman" w:cs="Times New Roman"/>
          <w:sz w:val="48"/>
          <w:szCs w:val="48"/>
        </w:rPr>
        <w:t>Precision Engineering Research Group</w:t>
      </w:r>
    </w:p>
    <w:p w14:paraId="5F99C25F" w14:textId="77777777" w:rsidR="00FE6296" w:rsidRDefault="00FE6296" w:rsidP="00712403">
      <w:pPr>
        <w:jc w:val="center"/>
        <w:rPr>
          <w:sz w:val="48"/>
          <w:szCs w:val="48"/>
        </w:rPr>
      </w:pPr>
    </w:p>
    <w:p w14:paraId="6EDFCFA6" w14:textId="77777777" w:rsidR="00FE6296" w:rsidRPr="008D407E" w:rsidRDefault="00FE6296" w:rsidP="00887AA6">
      <w:pPr>
        <w:rPr>
          <w:sz w:val="48"/>
          <w:szCs w:val="48"/>
        </w:rPr>
      </w:pPr>
    </w:p>
    <w:p w14:paraId="455D84AE" w14:textId="124E65FD" w:rsidR="00712403" w:rsidRPr="008D407E" w:rsidRDefault="00FE6296" w:rsidP="00712403">
      <w:pPr>
        <w:pStyle w:val="Subtitle"/>
        <w:rPr>
          <w:rFonts w:ascii="Times New Roman" w:eastAsia="ＭＳ Ｐ明朝" w:hAnsi="Times New Roman"/>
          <w:sz w:val="48"/>
          <w:szCs w:val="48"/>
        </w:rPr>
      </w:pPr>
      <w:r>
        <w:rPr>
          <w:rFonts w:ascii="Times New Roman" w:eastAsia="ＭＳ Ｐ明朝" w:hAnsi="Times New Roman"/>
          <w:sz w:val="48"/>
          <w:szCs w:val="48"/>
        </w:rPr>
        <w:t>A2177802</w:t>
      </w:r>
    </w:p>
    <w:p w14:paraId="4CB2781D" w14:textId="098DAF09" w:rsidR="006269FA" w:rsidRDefault="00FE6296" w:rsidP="00FE6296">
      <w:pPr>
        <w:pStyle w:val="Subtitle"/>
        <w:rPr>
          <w:rFonts w:ascii="Times New Roman" w:eastAsia="ＭＳ Ｐ明朝" w:hAnsi="Times New Roman"/>
          <w:sz w:val="48"/>
          <w:szCs w:val="48"/>
          <w:lang w:val="en-US"/>
        </w:rPr>
      </w:pPr>
      <w:r>
        <w:rPr>
          <w:rFonts w:ascii="Times New Roman" w:eastAsia="ＭＳ Ｐ明朝" w:hAnsi="Times New Roman"/>
          <w:sz w:val="48"/>
          <w:szCs w:val="48"/>
          <w:lang w:val="en-US"/>
        </w:rPr>
        <w:t>Karter Wong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en" w:eastAsia="en-US"/>
        </w:rPr>
        <w:id w:val="-210717792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kern w:val="0"/>
          <w:sz w:val="22"/>
          <w:lang w:val="en-US"/>
        </w:rPr>
      </w:sdtEndPr>
      <w:sdtContent>
        <w:p w14:paraId="66CFBE7B" w14:textId="20719A2A" w:rsidR="00E4171D" w:rsidRPr="00372D43" w:rsidRDefault="00E4171D" w:rsidP="00653AF4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372D43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4ACB66F3" w14:textId="017E0FAB" w:rsidR="00E4171D" w:rsidRPr="00372D43" w:rsidRDefault="00D341F4">
          <w:pPr>
            <w:pStyle w:val="TOC1"/>
            <w:rPr>
              <w:rFonts w:ascii="Times New Roman" w:hAnsi="Times New Roman"/>
            </w:rPr>
          </w:pPr>
          <w:r w:rsidRPr="00372D43">
            <w:rPr>
              <w:rFonts w:ascii="Times New Roman" w:hAnsi="Times New Roman"/>
              <w:b/>
              <w:bCs/>
            </w:rPr>
            <w:t>Chapter 1</w:t>
          </w:r>
          <w:r w:rsidR="00886A5D" w:rsidRPr="00372D43">
            <w:rPr>
              <w:rFonts w:ascii="Times New Roman" w:hAnsi="Times New Roman"/>
              <w:b/>
              <w:bCs/>
            </w:rPr>
            <w:t>: Introduction</w:t>
          </w:r>
          <w:r w:rsidR="00E4171D" w:rsidRPr="00372D43">
            <w:rPr>
              <w:rFonts w:ascii="Times New Roman" w:hAnsi="Times New Roman"/>
            </w:rPr>
            <w:ptab w:relativeTo="margin" w:alignment="right" w:leader="dot"/>
          </w:r>
          <w:r w:rsidR="00FA6615">
            <w:rPr>
              <w:rFonts w:ascii="Times New Roman" w:hAnsi="Times New Roman"/>
              <w:b/>
              <w:bCs/>
            </w:rPr>
            <w:t>1</w:t>
          </w:r>
        </w:p>
        <w:p w14:paraId="78395230" w14:textId="03E8433F" w:rsidR="00E4171D" w:rsidRPr="00372D43" w:rsidRDefault="00E75396" w:rsidP="00E75396">
          <w:pPr>
            <w:pStyle w:val="TOC2"/>
            <w:numPr>
              <w:ilvl w:val="1"/>
              <w:numId w:val="60"/>
            </w:num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Background </w:t>
          </w:r>
          <w:r w:rsidR="008C6197">
            <w:rPr>
              <w:rFonts w:ascii="Times New Roman" w:hAnsi="Times New Roman"/>
            </w:rPr>
            <w:t>I</w:t>
          </w:r>
          <w:r>
            <w:rPr>
              <w:rFonts w:ascii="Times New Roman" w:hAnsi="Times New Roman"/>
            </w:rPr>
            <w:t>nformation</w:t>
          </w:r>
          <w:r w:rsidR="00E4171D" w:rsidRPr="00372D43">
            <w:rPr>
              <w:rFonts w:ascii="Times New Roman" w:hAnsi="Times New Roman"/>
            </w:rPr>
            <w:ptab w:relativeTo="margin" w:alignment="right" w:leader="dot"/>
          </w:r>
          <w:r w:rsidR="00E4171D" w:rsidRPr="00372D43">
            <w:rPr>
              <w:rFonts w:ascii="Times New Roman" w:hAnsi="Times New Roman"/>
            </w:rPr>
            <w:t>2</w:t>
          </w:r>
        </w:p>
        <w:p w14:paraId="4A12FA71" w14:textId="248CFF27" w:rsidR="00E4171D" w:rsidRPr="005F3B27" w:rsidRDefault="00E75396" w:rsidP="00E75396">
          <w:pPr>
            <w:ind w:firstLine="216"/>
            <w:rPr>
              <w:rFonts w:ascii="Times New Roman" w:hAnsi="Times New Roman"/>
              <w:sz w:val="22"/>
            </w:rPr>
          </w:pPr>
          <w:r w:rsidRPr="005F3B27">
            <w:rPr>
              <w:rFonts w:ascii="Times New Roman" w:hAnsi="Times New Roman"/>
              <w:sz w:val="22"/>
            </w:rPr>
            <w:t xml:space="preserve">1.2 </w:t>
          </w:r>
          <w:r w:rsidRPr="005F3B27">
            <w:rPr>
              <w:rFonts w:ascii="Times New Roman" w:hAnsi="Times New Roman" w:cs="Times New Roman"/>
              <w:sz w:val="22"/>
            </w:rPr>
            <w:t>Research objectives</w:t>
          </w:r>
          <w:r w:rsidR="00E4171D" w:rsidRPr="005F3B27">
            <w:rPr>
              <w:rFonts w:ascii="Times New Roman" w:hAnsi="Times New Roman"/>
              <w:sz w:val="22"/>
            </w:rPr>
            <w:ptab w:relativeTo="margin" w:alignment="right" w:leader="dot"/>
          </w:r>
          <w:r w:rsidR="00E4171D" w:rsidRPr="005F3B27">
            <w:rPr>
              <w:rFonts w:ascii="Times New Roman" w:hAnsi="Times New Roman"/>
              <w:sz w:val="22"/>
            </w:rPr>
            <w:t>3</w:t>
          </w:r>
        </w:p>
        <w:p w14:paraId="551E9665" w14:textId="4CD85173" w:rsidR="00E4171D" w:rsidRPr="00372D43" w:rsidRDefault="00886A5D">
          <w:pPr>
            <w:pStyle w:val="TOC1"/>
            <w:rPr>
              <w:rFonts w:ascii="Times New Roman" w:hAnsi="Times New Roman"/>
            </w:rPr>
          </w:pPr>
          <w:r w:rsidRPr="00372D43">
            <w:rPr>
              <w:rFonts w:ascii="Times New Roman" w:hAnsi="Times New Roman"/>
              <w:b/>
              <w:bCs/>
            </w:rPr>
            <w:t xml:space="preserve">Chapter 2: </w:t>
          </w:r>
          <w:r w:rsidR="000851F8">
            <w:rPr>
              <w:rFonts w:ascii="Times New Roman" w:hAnsi="Times New Roman"/>
              <w:b/>
              <w:bCs/>
            </w:rPr>
            <w:t>Basic</w:t>
          </w:r>
          <w:r w:rsidR="006418FA">
            <w:rPr>
              <w:rFonts w:ascii="Times New Roman" w:hAnsi="Times New Roman"/>
              <w:b/>
              <w:bCs/>
            </w:rPr>
            <w:t xml:space="preserve"> Information</w:t>
          </w:r>
          <w:r w:rsidR="008C6197">
            <w:rPr>
              <w:rFonts w:ascii="Times New Roman" w:hAnsi="Times New Roman"/>
              <w:b/>
              <w:bCs/>
            </w:rPr>
            <w:t xml:space="preserve"> and </w:t>
          </w:r>
          <w:r w:rsidR="000851F8">
            <w:rPr>
              <w:rFonts w:ascii="Times New Roman" w:hAnsi="Times New Roman"/>
              <w:b/>
              <w:bCs/>
            </w:rPr>
            <w:t>Key</w:t>
          </w:r>
          <w:r w:rsidR="008C6197">
            <w:rPr>
              <w:rFonts w:ascii="Times New Roman" w:hAnsi="Times New Roman"/>
              <w:b/>
              <w:bCs/>
            </w:rPr>
            <w:t xml:space="preserve"> </w:t>
          </w:r>
          <w:r w:rsidR="000851F8">
            <w:rPr>
              <w:rFonts w:ascii="Times New Roman" w:hAnsi="Times New Roman"/>
              <w:b/>
              <w:bCs/>
            </w:rPr>
            <w:t>T</w:t>
          </w:r>
          <w:r w:rsidR="008C6197">
            <w:rPr>
              <w:rFonts w:ascii="Times New Roman" w:hAnsi="Times New Roman"/>
              <w:b/>
              <w:bCs/>
            </w:rPr>
            <w:t>erms</w:t>
          </w:r>
          <w:r w:rsidR="00E4171D" w:rsidRPr="00372D43">
            <w:rPr>
              <w:rFonts w:ascii="Times New Roman" w:hAnsi="Times New Roman"/>
            </w:rPr>
            <w:ptab w:relativeTo="margin" w:alignment="right" w:leader="dot"/>
          </w:r>
          <w:r w:rsidR="00E4171D" w:rsidRPr="008C6197">
            <w:rPr>
              <w:rFonts w:ascii="Times New Roman" w:hAnsi="Times New Roman"/>
            </w:rPr>
            <w:t>4</w:t>
          </w:r>
        </w:p>
        <w:p w14:paraId="117C7643" w14:textId="6B8C42FE" w:rsidR="00E4171D" w:rsidRPr="00372D43" w:rsidRDefault="00FD2DEC" w:rsidP="00FD2DEC">
          <w:pPr>
            <w:pStyle w:val="TOC2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="004A658A">
            <w:rPr>
              <w:rFonts w:ascii="Times New Roman" w:hAnsi="Times New Roman"/>
            </w:rPr>
            <w:t>2.1 Incremental forming technology</w:t>
          </w:r>
          <w:r w:rsidR="00E4171D" w:rsidRPr="00372D43">
            <w:rPr>
              <w:rFonts w:ascii="Times New Roman" w:hAnsi="Times New Roman"/>
            </w:rPr>
            <w:ptab w:relativeTo="margin" w:alignment="right" w:leader="dot"/>
          </w:r>
          <w:r w:rsidR="00E4171D" w:rsidRPr="00372D43">
            <w:rPr>
              <w:rFonts w:ascii="Times New Roman" w:hAnsi="Times New Roman"/>
            </w:rPr>
            <w:t>5</w:t>
          </w:r>
        </w:p>
        <w:p w14:paraId="35D708DF" w14:textId="4C3A7EFD" w:rsidR="00886A5D" w:rsidRDefault="00384881" w:rsidP="00384881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2.1.2 Development history</w:t>
          </w:r>
          <w:r w:rsidR="00E4171D" w:rsidRPr="00372D43">
            <w:rPr>
              <w:rFonts w:ascii="Times New Roman" w:hAnsi="Times New Roman"/>
            </w:rPr>
            <w:ptab w:relativeTo="margin" w:alignment="right" w:leader="dot"/>
          </w:r>
          <w:r w:rsidR="00E4171D" w:rsidRPr="00372D43">
            <w:rPr>
              <w:rFonts w:ascii="Times New Roman" w:hAnsi="Times New Roman"/>
            </w:rPr>
            <w:t>6</w:t>
          </w:r>
        </w:p>
        <w:p w14:paraId="00FEE3B1" w14:textId="5E85AB6A" w:rsidR="006E1B02" w:rsidRDefault="006E1B02" w:rsidP="006E1B02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2.1.3 Different types of incremental forming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6B236D1A" w14:textId="28275769" w:rsidR="006E1B02" w:rsidRDefault="006E1B02" w:rsidP="006E1B02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2.1.4 Uses of incremental forming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08512141" w14:textId="2B55799B" w:rsidR="006E1B02" w:rsidRDefault="00FD2DEC" w:rsidP="00FD2DEC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2.2</w:t>
          </w:r>
          <w:r w:rsidR="006E1B02">
            <w:rPr>
              <w:rFonts w:ascii="Times New Roman" w:hAnsi="Times New Roman"/>
            </w:rPr>
            <w:t xml:space="preserve"> </w:t>
          </w:r>
          <w:r w:rsidR="00B15D35">
            <w:rPr>
              <w:rFonts w:ascii="Times New Roman" w:hAnsi="Times New Roman"/>
            </w:rPr>
            <w:t>NC machine tools</w:t>
          </w:r>
          <w:r w:rsidR="006E1B02" w:rsidRPr="00372D43">
            <w:rPr>
              <w:rFonts w:ascii="Times New Roman" w:hAnsi="Times New Roman"/>
            </w:rPr>
            <w:ptab w:relativeTo="margin" w:alignment="right" w:leader="dot"/>
          </w:r>
          <w:r w:rsidR="006E1B02" w:rsidRPr="00372D43">
            <w:rPr>
              <w:rFonts w:ascii="Times New Roman" w:hAnsi="Times New Roman"/>
            </w:rPr>
            <w:t>6</w:t>
          </w:r>
        </w:p>
        <w:p w14:paraId="044214A4" w14:textId="7455BB24" w:rsidR="00B15D35" w:rsidRDefault="00B15D35" w:rsidP="00B15D3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2.2.1 Overview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17F93EC7" w14:textId="2E60AEB4" w:rsidR="00B15D35" w:rsidRDefault="00B15D35" w:rsidP="00B15D3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</w:t>
          </w:r>
          <w:r w:rsidR="00F868E1">
            <w:rPr>
              <w:rFonts w:ascii="Times New Roman" w:hAnsi="Times New Roman"/>
            </w:rPr>
            <w:t>2</w:t>
          </w:r>
          <w:r>
            <w:rPr>
              <w:rFonts w:ascii="Times New Roman" w:hAnsi="Times New Roman"/>
            </w:rPr>
            <w:t>.</w:t>
          </w:r>
          <w:r w:rsidR="003B3905">
            <w:rPr>
              <w:rFonts w:ascii="Times New Roman" w:hAnsi="Times New Roman"/>
            </w:rPr>
            <w:t>2</w:t>
          </w:r>
          <w:r>
            <w:rPr>
              <w:rFonts w:ascii="Times New Roman" w:hAnsi="Times New Roman"/>
            </w:rPr>
            <w:t xml:space="preserve"> </w:t>
          </w:r>
          <w:r w:rsidR="00E74561">
            <w:rPr>
              <w:rFonts w:ascii="Times New Roman" w:hAnsi="Times New Roman"/>
            </w:rPr>
            <w:t>3D CAD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679C1AC3" w14:textId="0F3B4DEC" w:rsidR="003B3905" w:rsidRDefault="003B3905" w:rsidP="003B390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2.2.</w:t>
          </w:r>
          <w:r w:rsidR="00E74561">
            <w:rPr>
              <w:rFonts w:ascii="Times New Roman" w:hAnsi="Times New Roman"/>
            </w:rPr>
            <w:t>3</w:t>
          </w:r>
          <w:r>
            <w:rPr>
              <w:rFonts w:ascii="Times New Roman" w:hAnsi="Times New Roman"/>
            </w:rPr>
            <w:t xml:space="preserve"> </w:t>
          </w:r>
          <w:r w:rsidR="00E74561">
            <w:rPr>
              <w:rFonts w:ascii="Times New Roman" w:hAnsi="Times New Roman"/>
            </w:rPr>
            <w:t>CAM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06F9176B" w14:textId="14E375FB" w:rsidR="00E74561" w:rsidRDefault="00E74561" w:rsidP="00E74561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2.2.4 </w:t>
          </w:r>
          <w:r w:rsidR="00BF7335">
            <w:rPr>
              <w:rFonts w:ascii="Times New Roman" w:hAnsi="Times New Roman"/>
            </w:rPr>
            <w:t>Tool Path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1145B380" w14:textId="6EFBFB7E" w:rsidR="00384881" w:rsidRDefault="00E74561" w:rsidP="00E74561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2.2.5 </w:t>
          </w:r>
          <w:r w:rsidR="00BF7335">
            <w:rPr>
              <w:rFonts w:ascii="Times New Roman" w:hAnsi="Times New Roman"/>
            </w:rPr>
            <w:t>Python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A62249A" w14:textId="53B15E1A" w:rsidR="00BF7335" w:rsidRDefault="00BF7335" w:rsidP="00BF7335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2.3 NC machine tools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1222EEE8" w14:textId="368C1A90" w:rsidR="00BF7335" w:rsidRDefault="00BF7335" w:rsidP="00BF733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2.3.1 Overview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6133EE48" w14:textId="734B3AF1" w:rsidR="00BF7335" w:rsidRDefault="00BF7335" w:rsidP="00BF733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2.3.2 Classification of CFRP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0491C3F" w14:textId="78AACCD9" w:rsidR="00BF7335" w:rsidRDefault="00BF7335" w:rsidP="00BF733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2.3.3 </w:t>
          </w:r>
          <w:r w:rsidR="007562C4">
            <w:rPr>
              <w:rFonts w:ascii="Times New Roman" w:hAnsi="Times New Roman"/>
            </w:rPr>
            <w:t>CFRP application areas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FCD596E" w14:textId="0D526BE9" w:rsidR="00BF7335" w:rsidRDefault="00BF7335" w:rsidP="00BF7335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2.3.4 </w:t>
          </w:r>
          <w:r w:rsidR="007562C4">
            <w:rPr>
              <w:rFonts w:ascii="Times New Roman" w:hAnsi="Times New Roman"/>
            </w:rPr>
            <w:t>CFRP sample used in this study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3E88482" w14:textId="5639F08D" w:rsidR="007562C4" w:rsidRDefault="007562C4" w:rsidP="007562C4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2.4 NC machine tools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A3043F9" w14:textId="0DD7D9A6" w:rsidR="007562C4" w:rsidRDefault="007562C4" w:rsidP="007562C4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2.4.1 Overview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18AC6BA5" w14:textId="733A9B53" w:rsidR="007562C4" w:rsidRDefault="007562C4" w:rsidP="007562C4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2.4.2 CAM and CAD system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9AA57A8" w14:textId="6BFF8F50" w:rsidR="007562C4" w:rsidRDefault="007562C4" w:rsidP="007562C4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2.4.3 Experimental equipment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06F1A326" w14:textId="4426B25C" w:rsidR="007562C4" w:rsidRDefault="007562C4" w:rsidP="007562C4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2.4.4 Results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7F0C977B" w14:textId="1CD886E6" w:rsidR="007562C4" w:rsidRPr="00E74561" w:rsidRDefault="007562C4" w:rsidP="007562C4">
          <w:pPr>
            <w:pStyle w:val="TOC3"/>
            <w:ind w:left="44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2.4.5 Conclusion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74F65D31" w14:textId="77777777" w:rsidR="00BF7335" w:rsidRPr="00BF7335" w:rsidRDefault="00BF7335" w:rsidP="00BF7335">
          <w:pPr>
            <w:rPr>
              <w:lang w:val="en-US" w:eastAsia="en-US"/>
            </w:rPr>
          </w:pPr>
        </w:p>
        <w:p w14:paraId="6E64CDB8" w14:textId="20F297AF" w:rsidR="00157158" w:rsidRPr="00372D43" w:rsidRDefault="00157158" w:rsidP="00157158">
          <w:pPr>
            <w:pStyle w:val="TOC1"/>
            <w:rPr>
              <w:rFonts w:ascii="Times New Roman" w:hAnsi="Times New Roman"/>
            </w:rPr>
          </w:pPr>
          <w:r w:rsidRPr="00372D43">
            <w:rPr>
              <w:rFonts w:ascii="Times New Roman" w:hAnsi="Times New Roman"/>
              <w:b/>
              <w:bCs/>
            </w:rPr>
            <w:lastRenderedPageBreak/>
            <w:t xml:space="preserve">Chapter 3: </w:t>
          </w:r>
          <w:r w:rsidR="00372D43" w:rsidRPr="00372D43">
            <w:rPr>
              <w:rFonts w:ascii="Times New Roman" w:hAnsi="Times New Roman"/>
            </w:rPr>
            <w:t xml:space="preserve">Experimental tools 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  <w:b/>
              <w:bCs/>
            </w:rPr>
            <w:t>1</w:t>
          </w:r>
        </w:p>
        <w:p w14:paraId="11017A52" w14:textId="39E9B42B" w:rsidR="00090AD1" w:rsidRDefault="00090AD1" w:rsidP="00090AD1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3.1 Machining center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35AF6CC1" w14:textId="587C93A8" w:rsidR="00C60EF6" w:rsidRDefault="00C60EF6" w:rsidP="00C60EF6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3.2 Python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26D4B3B" w14:textId="59AE6C67" w:rsidR="00D02D60" w:rsidRDefault="00D02D60" w:rsidP="00D02D60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3.3 Discontinuous CFRTP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55EBCBA2" w14:textId="43DB934B" w:rsidR="00D02D60" w:rsidRDefault="00D02D60" w:rsidP="00D02D60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3.4 Oil bath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13818230" w14:textId="34018B9F" w:rsidR="00D02D60" w:rsidRDefault="00D02D60" w:rsidP="00D02D60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</w:t>
          </w:r>
          <w:r w:rsidR="004A6F32">
            <w:rPr>
              <w:rFonts w:ascii="Times New Roman" w:hAnsi="Times New Roman"/>
            </w:rPr>
            <w:t>5</w:t>
          </w:r>
          <w:r>
            <w:rPr>
              <w:rFonts w:ascii="Times New Roman" w:hAnsi="Times New Roman"/>
            </w:rPr>
            <w:t xml:space="preserve"> </w:t>
          </w:r>
          <w:r w:rsidR="004A6F32">
            <w:rPr>
              <w:rFonts w:ascii="Times New Roman" w:hAnsi="Times New Roman"/>
            </w:rPr>
            <w:t>Type of oil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3A562E66" w14:textId="5EBEE514" w:rsidR="004A6F32" w:rsidRDefault="004A6F32" w:rsidP="004A6F32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</w:t>
          </w:r>
          <w:r w:rsidR="001F75E3">
            <w:rPr>
              <w:rFonts w:ascii="Times New Roman" w:hAnsi="Times New Roman"/>
            </w:rPr>
            <w:t>6</w:t>
          </w:r>
          <w:r>
            <w:rPr>
              <w:rFonts w:ascii="Times New Roman" w:hAnsi="Times New Roman"/>
            </w:rPr>
            <w:t xml:space="preserve"> </w:t>
          </w:r>
          <w:r w:rsidR="001F75E3">
            <w:rPr>
              <w:rFonts w:ascii="Times New Roman" w:hAnsi="Times New Roman"/>
            </w:rPr>
            <w:t>Forming tool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5C67174A" w14:textId="3D9EACFB" w:rsidR="001F75E3" w:rsidRDefault="001F75E3" w:rsidP="001F75E3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3.7 Master Mold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0B5EF0A1" w14:textId="513DA932" w:rsidR="001F75E3" w:rsidRDefault="001F75E3" w:rsidP="001F75E3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3.8 CFRTP dryer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33D235F8" w14:textId="6B134427" w:rsidR="00D02D60" w:rsidRPr="00055D74" w:rsidRDefault="001F75E3" w:rsidP="00055D74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3.9 Jig Dimensions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0DFC2243" w14:textId="25B97DDC" w:rsidR="00157158" w:rsidRPr="00372D43" w:rsidRDefault="00157158" w:rsidP="00157158">
          <w:pPr>
            <w:pStyle w:val="TOC1"/>
            <w:rPr>
              <w:rFonts w:ascii="Times New Roman" w:hAnsi="Times New Roman"/>
            </w:rPr>
          </w:pPr>
          <w:r w:rsidRPr="00372D43">
            <w:rPr>
              <w:rFonts w:ascii="Times New Roman" w:hAnsi="Times New Roman"/>
              <w:b/>
              <w:bCs/>
            </w:rPr>
            <w:t xml:space="preserve">Chapter 4: </w:t>
          </w:r>
          <w:r w:rsidR="00CE09EB" w:rsidRPr="00372D43">
            <w:rPr>
              <w:rFonts w:ascii="Times New Roman" w:hAnsi="Times New Roman"/>
            </w:rPr>
            <w:t xml:space="preserve">Toolpath generation 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  <w:b/>
              <w:bCs/>
            </w:rPr>
            <w:t>4</w:t>
          </w:r>
        </w:p>
        <w:p w14:paraId="4896ADAC" w14:textId="07705738" w:rsidR="0065348A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4.1 Breakdown of the program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57917AE5" w14:textId="331BDD26" w:rsidR="0065348A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4.2 Variables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0324941D" w14:textId="0AD0FDCC" w:rsidR="0065348A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4.3 </w:t>
          </w:r>
          <w:r w:rsidR="004F3EF9">
            <w:rPr>
              <w:rFonts w:ascii="Times New Roman" w:hAnsi="Times New Roman"/>
            </w:rPr>
            <w:t>Modules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D52C5BF" w14:textId="450993A5" w:rsidR="0065348A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4.4 </w:t>
          </w:r>
          <w:r w:rsidR="004F3EF9">
            <w:rPr>
              <w:rFonts w:ascii="Times New Roman" w:hAnsi="Times New Roman"/>
            </w:rPr>
            <w:t xml:space="preserve">TSP (Traveling </w:t>
          </w:r>
          <w:r w:rsidR="004A65F8">
            <w:rPr>
              <w:rFonts w:ascii="Times New Roman" w:hAnsi="Times New Roman"/>
            </w:rPr>
            <w:t>Salesperson</w:t>
          </w:r>
          <w:r w:rsidR="004F3EF9">
            <w:rPr>
              <w:rFonts w:ascii="Times New Roman" w:hAnsi="Times New Roman"/>
            </w:rPr>
            <w:t>)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5B79067B" w14:textId="0921D742" w:rsidR="0065348A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4.5 </w:t>
          </w:r>
          <w:r w:rsidR="00FE315C">
            <w:rPr>
              <w:rFonts w:ascii="Times New Roman" w:hAnsi="Times New Roman"/>
            </w:rPr>
            <w:t>Processing loop overview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4CFA8236" w14:textId="5FE3461E" w:rsidR="0065348A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4.6 </w:t>
          </w:r>
          <w:r w:rsidR="00FE315C">
            <w:rPr>
              <w:rFonts w:ascii="Times New Roman" w:hAnsi="Times New Roman"/>
            </w:rPr>
            <w:t>General G-code addons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7E9D1BD8" w14:textId="2BABB9D4" w:rsidR="0065348A" w:rsidRPr="00055D74" w:rsidRDefault="0065348A" w:rsidP="0065348A">
          <w:pPr>
            <w:pStyle w:val="TOC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4.7 </w:t>
          </w:r>
          <w:r w:rsidR="00E23F80">
            <w:rPr>
              <w:rFonts w:ascii="Times New Roman" w:hAnsi="Times New Roman"/>
            </w:rPr>
            <w:t>NC viewer confirmation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</w:rPr>
            <w:t>6</w:t>
          </w:r>
        </w:p>
        <w:p w14:paraId="244C4F95" w14:textId="470B6270" w:rsidR="00157158" w:rsidRPr="00372D43" w:rsidRDefault="00157158" w:rsidP="00CE09EB">
          <w:pPr>
            <w:rPr>
              <w:rFonts w:ascii="Times New Roman" w:hAnsi="Times New Roman" w:cs="Times New Roman"/>
              <w:sz w:val="22"/>
            </w:rPr>
          </w:pPr>
          <w:r w:rsidRPr="00372D43">
            <w:rPr>
              <w:rFonts w:ascii="Times New Roman" w:hAnsi="Times New Roman" w:cs="Times New Roman"/>
              <w:b/>
              <w:bCs/>
              <w:sz w:val="22"/>
            </w:rPr>
            <w:t xml:space="preserve">Chapter 5: </w:t>
          </w:r>
          <w:r w:rsidR="00653AF4" w:rsidRPr="00372D43">
            <w:rPr>
              <w:rFonts w:ascii="Times New Roman" w:hAnsi="Times New Roman" w:cs="Times New Roman"/>
              <w:sz w:val="22"/>
            </w:rPr>
            <w:t>Incremental forming Experiment</w:t>
          </w:r>
          <w:r w:rsidRPr="00372D43">
            <w:rPr>
              <w:rFonts w:ascii="Times New Roman" w:hAnsi="Times New Roman" w:cs="Times New Roman"/>
              <w:sz w:val="22"/>
            </w:rPr>
            <w:ptab w:relativeTo="margin" w:alignment="right" w:leader="dot"/>
          </w:r>
          <w:r w:rsidRPr="00372D43">
            <w:rPr>
              <w:rFonts w:ascii="Times New Roman" w:hAnsi="Times New Roman" w:cs="Times New Roman"/>
              <w:b/>
              <w:bCs/>
              <w:sz w:val="22"/>
            </w:rPr>
            <w:t>1</w:t>
          </w:r>
        </w:p>
        <w:p w14:paraId="1E95C6E5" w14:textId="77777777" w:rsidR="00157158" w:rsidRPr="00372D43" w:rsidRDefault="00000000" w:rsidP="00157158">
          <w:pPr>
            <w:pStyle w:val="TOC2"/>
            <w:ind w:left="21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-541434127"/>
              <w:placeholder>
                <w:docPart w:val="85FB7D63380F473E8F91DCF0B4408CD0"/>
              </w:placeholder>
              <w:temporary/>
              <w:showingPlcHdr/>
            </w:sdtPr>
            <w:sdtContent>
              <w:r w:rsidR="00157158" w:rsidRPr="00372D43">
                <w:rPr>
                  <w:rFonts w:ascii="Times New Roman" w:hAnsi="Times New Roman"/>
                </w:rPr>
                <w:t>Type chapter title (level 2)</w:t>
              </w:r>
            </w:sdtContent>
          </w:sdt>
          <w:r w:rsidR="00157158" w:rsidRPr="00372D43">
            <w:rPr>
              <w:rFonts w:ascii="Times New Roman" w:hAnsi="Times New Roman"/>
            </w:rPr>
            <w:ptab w:relativeTo="margin" w:alignment="right" w:leader="dot"/>
          </w:r>
          <w:r w:rsidR="00157158" w:rsidRPr="00372D43">
            <w:rPr>
              <w:rFonts w:ascii="Times New Roman" w:hAnsi="Times New Roman"/>
            </w:rPr>
            <w:t>2</w:t>
          </w:r>
        </w:p>
        <w:p w14:paraId="72FC08C5" w14:textId="77777777" w:rsidR="00157158" w:rsidRPr="00372D43" w:rsidRDefault="00000000" w:rsidP="00157158">
          <w:pPr>
            <w:pStyle w:val="TOC3"/>
            <w:ind w:left="44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-1965875704"/>
              <w:placeholder>
                <w:docPart w:val="7461AD892E59410E877419F3064D9500"/>
              </w:placeholder>
              <w:temporary/>
              <w:showingPlcHdr/>
            </w:sdtPr>
            <w:sdtContent>
              <w:r w:rsidR="00157158" w:rsidRPr="00372D43">
                <w:rPr>
                  <w:rFonts w:ascii="Times New Roman" w:hAnsi="Times New Roman"/>
                </w:rPr>
                <w:t>Type chapter title (level 3)</w:t>
              </w:r>
            </w:sdtContent>
          </w:sdt>
          <w:r w:rsidR="00157158" w:rsidRPr="00372D43">
            <w:rPr>
              <w:rFonts w:ascii="Times New Roman" w:hAnsi="Times New Roman"/>
            </w:rPr>
            <w:ptab w:relativeTo="margin" w:alignment="right" w:leader="dot"/>
          </w:r>
          <w:r w:rsidR="00157158" w:rsidRPr="00372D43">
            <w:rPr>
              <w:rFonts w:ascii="Times New Roman" w:hAnsi="Times New Roman"/>
            </w:rPr>
            <w:t>3</w:t>
          </w:r>
        </w:p>
        <w:p w14:paraId="49E955A4" w14:textId="605D82B4" w:rsidR="00157158" w:rsidRPr="00372D43" w:rsidRDefault="00157158" w:rsidP="00657DFA">
          <w:pPr>
            <w:rPr>
              <w:rFonts w:ascii="Times New Roman" w:hAnsi="Times New Roman" w:cs="Times New Roman"/>
              <w:sz w:val="22"/>
            </w:rPr>
          </w:pPr>
          <w:r w:rsidRPr="00372D43">
            <w:rPr>
              <w:rFonts w:ascii="Times New Roman" w:hAnsi="Times New Roman" w:cs="Times New Roman"/>
              <w:b/>
              <w:bCs/>
              <w:sz w:val="22"/>
            </w:rPr>
            <w:t xml:space="preserve">Chapter 6: </w:t>
          </w:r>
          <w:r w:rsidR="00657DFA" w:rsidRPr="00372D43">
            <w:rPr>
              <w:rFonts w:ascii="Times New Roman" w:hAnsi="Times New Roman" w:cs="Times New Roman"/>
              <w:sz w:val="22"/>
            </w:rPr>
            <w:t>Conclusion and Future Improvements</w:t>
          </w:r>
          <w:r w:rsidRPr="00372D43">
            <w:rPr>
              <w:rFonts w:ascii="Times New Roman" w:hAnsi="Times New Roman" w:cs="Times New Roman"/>
              <w:sz w:val="22"/>
            </w:rPr>
            <w:ptab w:relativeTo="margin" w:alignment="right" w:leader="dot"/>
          </w:r>
          <w:r w:rsidRPr="00372D43">
            <w:rPr>
              <w:rFonts w:ascii="Times New Roman" w:hAnsi="Times New Roman" w:cs="Times New Roman"/>
              <w:b/>
              <w:bCs/>
              <w:sz w:val="22"/>
            </w:rPr>
            <w:t>4</w:t>
          </w:r>
        </w:p>
        <w:p w14:paraId="178759F5" w14:textId="77777777" w:rsidR="00157158" w:rsidRPr="00372D43" w:rsidRDefault="00000000" w:rsidP="00157158">
          <w:pPr>
            <w:pStyle w:val="TOC2"/>
            <w:ind w:left="21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1636454791"/>
              <w:placeholder>
                <w:docPart w:val="85FB7D63380F473E8F91DCF0B4408CD0"/>
              </w:placeholder>
              <w:temporary/>
              <w:showingPlcHdr/>
            </w:sdtPr>
            <w:sdtContent>
              <w:r w:rsidR="00157158" w:rsidRPr="00372D43">
                <w:rPr>
                  <w:rFonts w:ascii="Times New Roman" w:hAnsi="Times New Roman"/>
                </w:rPr>
                <w:t>Type chapter title (level 2)</w:t>
              </w:r>
            </w:sdtContent>
          </w:sdt>
          <w:r w:rsidR="00157158" w:rsidRPr="00372D43">
            <w:rPr>
              <w:rFonts w:ascii="Times New Roman" w:hAnsi="Times New Roman"/>
            </w:rPr>
            <w:ptab w:relativeTo="margin" w:alignment="right" w:leader="dot"/>
          </w:r>
          <w:r w:rsidR="00157158" w:rsidRPr="00372D43">
            <w:rPr>
              <w:rFonts w:ascii="Times New Roman" w:hAnsi="Times New Roman"/>
            </w:rPr>
            <w:t>5</w:t>
          </w:r>
        </w:p>
        <w:p w14:paraId="3E92DCA1" w14:textId="77777777" w:rsidR="00157158" w:rsidRPr="00372D43" w:rsidRDefault="00000000" w:rsidP="00157158">
          <w:pPr>
            <w:pStyle w:val="TOC3"/>
            <w:ind w:left="44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31309898"/>
              <w:placeholder>
                <w:docPart w:val="7461AD892E59410E877419F3064D9500"/>
              </w:placeholder>
              <w:temporary/>
              <w:showingPlcHdr/>
            </w:sdtPr>
            <w:sdtContent>
              <w:r w:rsidR="00157158" w:rsidRPr="00372D43">
                <w:rPr>
                  <w:rFonts w:ascii="Times New Roman" w:hAnsi="Times New Roman"/>
                </w:rPr>
                <w:t>Type chapter title (level 3)</w:t>
              </w:r>
            </w:sdtContent>
          </w:sdt>
          <w:r w:rsidR="00157158" w:rsidRPr="00372D43">
            <w:rPr>
              <w:rFonts w:ascii="Times New Roman" w:hAnsi="Times New Roman"/>
            </w:rPr>
            <w:ptab w:relativeTo="margin" w:alignment="right" w:leader="dot"/>
          </w:r>
          <w:r w:rsidR="00157158" w:rsidRPr="00372D43">
            <w:rPr>
              <w:rFonts w:ascii="Times New Roman" w:hAnsi="Times New Roman"/>
            </w:rPr>
            <w:t>6</w:t>
          </w:r>
        </w:p>
        <w:p w14:paraId="2E2E8C80" w14:textId="24CE0F35" w:rsidR="00157158" w:rsidRPr="00372D43" w:rsidRDefault="00157158" w:rsidP="00157158">
          <w:pPr>
            <w:pStyle w:val="TOC1"/>
            <w:rPr>
              <w:rFonts w:ascii="Times New Roman" w:hAnsi="Times New Roman"/>
            </w:rPr>
          </w:pPr>
          <w:r w:rsidRPr="00372D43">
            <w:rPr>
              <w:rFonts w:ascii="Times New Roman" w:hAnsi="Times New Roman"/>
              <w:b/>
              <w:bCs/>
            </w:rPr>
            <w:t>Chapter 7: References</w:t>
          </w:r>
          <w:r w:rsidRPr="00372D43">
            <w:rPr>
              <w:rFonts w:ascii="Times New Roman" w:hAnsi="Times New Roman"/>
            </w:rPr>
            <w:ptab w:relativeTo="margin" w:alignment="right" w:leader="dot"/>
          </w:r>
          <w:r w:rsidRPr="00372D43">
            <w:rPr>
              <w:rFonts w:ascii="Times New Roman" w:hAnsi="Times New Roman"/>
              <w:b/>
              <w:bCs/>
            </w:rPr>
            <w:t>1</w:t>
          </w:r>
        </w:p>
        <w:p w14:paraId="4AD0E829" w14:textId="77777777" w:rsidR="00157158" w:rsidRPr="00372D43" w:rsidRDefault="00000000" w:rsidP="00157158">
          <w:pPr>
            <w:pStyle w:val="TOC2"/>
            <w:ind w:left="21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608252463"/>
              <w:placeholder>
                <w:docPart w:val="ACDD2900CE4A4E95AF0BD9703FDF12EC"/>
              </w:placeholder>
              <w:temporary/>
              <w:showingPlcHdr/>
            </w:sdtPr>
            <w:sdtContent>
              <w:r w:rsidR="00157158" w:rsidRPr="00372D43">
                <w:rPr>
                  <w:rFonts w:ascii="Times New Roman" w:hAnsi="Times New Roman"/>
                </w:rPr>
                <w:t>Type chapter title (level 2)</w:t>
              </w:r>
            </w:sdtContent>
          </w:sdt>
          <w:r w:rsidR="00157158" w:rsidRPr="00372D43">
            <w:rPr>
              <w:rFonts w:ascii="Times New Roman" w:hAnsi="Times New Roman"/>
            </w:rPr>
            <w:ptab w:relativeTo="margin" w:alignment="right" w:leader="dot"/>
          </w:r>
          <w:r w:rsidR="00157158" w:rsidRPr="00372D43">
            <w:rPr>
              <w:rFonts w:ascii="Times New Roman" w:hAnsi="Times New Roman"/>
            </w:rPr>
            <w:t>2</w:t>
          </w:r>
        </w:p>
        <w:p w14:paraId="4D45D686" w14:textId="31BCB854" w:rsidR="00D341F4" w:rsidRPr="00887AA6" w:rsidRDefault="00000000" w:rsidP="00887AA6">
          <w:pPr>
            <w:pStyle w:val="TOC3"/>
            <w:ind w:left="44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-2093691731"/>
              <w:placeholder>
                <w:docPart w:val="D9F66EFA5E124A27B760633E22149EF9"/>
              </w:placeholder>
              <w:temporary/>
              <w:showingPlcHdr/>
            </w:sdtPr>
            <w:sdtContent>
              <w:r w:rsidR="00157158" w:rsidRPr="00372D43">
                <w:rPr>
                  <w:rFonts w:ascii="Times New Roman" w:hAnsi="Times New Roman"/>
                </w:rPr>
                <w:t>Type chapter title (level 3)</w:t>
              </w:r>
            </w:sdtContent>
          </w:sdt>
          <w:r w:rsidR="00157158" w:rsidRPr="00372D43">
            <w:rPr>
              <w:rFonts w:ascii="Times New Roman" w:hAnsi="Times New Roman"/>
            </w:rPr>
            <w:ptab w:relativeTo="margin" w:alignment="right" w:leader="dot"/>
          </w:r>
          <w:r w:rsidR="00157158" w:rsidRPr="00372D43">
            <w:rPr>
              <w:rFonts w:ascii="Times New Roman" w:hAnsi="Times New Roman"/>
            </w:rPr>
            <w:t>3</w:t>
          </w:r>
        </w:p>
      </w:sdtContent>
    </w:sdt>
    <w:p w14:paraId="35AC9C91" w14:textId="01C7138E" w:rsidR="009455CD" w:rsidRPr="002C3B95" w:rsidRDefault="00BE4701" w:rsidP="00EC5F70">
      <w:pPr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lastRenderedPageBreak/>
        <w:t xml:space="preserve">Chapter 1: </w:t>
      </w:r>
      <w:commentRangeStart w:id="1"/>
      <w:commentRangeStart w:id="2"/>
      <w:commentRangeStart w:id="3"/>
      <w:r w:rsidR="009455CD" w:rsidRPr="002C3B95">
        <w:rPr>
          <w:rFonts w:ascii="Times New Roman" w:hAnsi="Times New Roman" w:cs="Times New Roman"/>
          <w:sz w:val="40"/>
          <w:szCs w:val="44"/>
        </w:rPr>
        <w:t>Introduction</w:t>
      </w:r>
      <w:commentRangeEnd w:id="1"/>
      <w:r w:rsidR="00876C1E">
        <w:rPr>
          <w:rStyle w:val="CommentReference"/>
        </w:rPr>
        <w:commentReference w:id="1"/>
      </w:r>
      <w:commentRangeEnd w:id="2"/>
      <w:r w:rsidR="00876C1E">
        <w:rPr>
          <w:rStyle w:val="CommentReference"/>
        </w:rPr>
        <w:commentReference w:id="2"/>
      </w:r>
      <w:commentRangeEnd w:id="3"/>
      <w:r w:rsidR="00876C1E">
        <w:rPr>
          <w:rStyle w:val="CommentReference"/>
        </w:rPr>
        <w:commentReference w:id="3"/>
      </w:r>
    </w:p>
    <w:p w14:paraId="1DB0BE64" w14:textId="637AD9F8" w:rsidR="0007156B" w:rsidRPr="002C3B95" w:rsidRDefault="002F5D15" w:rsidP="006D64D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3B95">
        <w:rPr>
          <w:rFonts w:ascii="Times New Roman" w:hAnsi="Times New Roman" w:cs="Times New Roman"/>
          <w:sz w:val="28"/>
          <w:szCs w:val="28"/>
        </w:rPr>
        <w:t>Background</w:t>
      </w:r>
      <w:r w:rsidR="00E75396">
        <w:rPr>
          <w:rFonts w:ascii="Times New Roman" w:hAnsi="Times New Roman" w:cs="Times New Roman"/>
          <w:sz w:val="28"/>
          <w:szCs w:val="28"/>
        </w:rPr>
        <w:t xml:space="preserve"> information</w:t>
      </w:r>
    </w:p>
    <w:p w14:paraId="7306F7F0" w14:textId="18B8872B" w:rsidR="00156D33" w:rsidRPr="002C3B95" w:rsidRDefault="002358A2" w:rsidP="00EC5F70">
      <w:pPr>
        <w:ind w:firstLine="720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With manufacturing moving towards </w:t>
      </w:r>
      <w:r w:rsidR="00520C3B" w:rsidRPr="002C3B95">
        <w:rPr>
          <w:rFonts w:ascii="Times New Roman" w:hAnsi="Times New Roman" w:cs="Times New Roman"/>
          <w:sz w:val="22"/>
        </w:rPr>
        <w:t xml:space="preserve">more lightweight, durable, and </w:t>
      </w:r>
      <w:r w:rsidR="00C31A64" w:rsidRPr="002C3B95">
        <w:rPr>
          <w:rFonts w:ascii="Times New Roman" w:hAnsi="Times New Roman" w:cs="Times New Roman"/>
          <w:sz w:val="22"/>
        </w:rPr>
        <w:t>renewable sources, materials like carbon fiber have been in the spotligh</w:t>
      </w:r>
      <w:r w:rsidR="004D0D60" w:rsidRPr="002C3B95">
        <w:rPr>
          <w:rFonts w:ascii="Times New Roman" w:hAnsi="Times New Roman" w:cs="Times New Roman"/>
          <w:sz w:val="22"/>
        </w:rPr>
        <w:t>t.</w:t>
      </w:r>
      <w:r w:rsidR="00377742" w:rsidRPr="002C3B95">
        <w:rPr>
          <w:rFonts w:ascii="Times New Roman" w:hAnsi="Times New Roman" w:cs="Times New Roman"/>
          <w:sz w:val="22"/>
        </w:rPr>
        <w:t xml:space="preserve"> While using molds and other manufacturing methods </w:t>
      </w:r>
      <w:r w:rsidR="00772BFF">
        <w:rPr>
          <w:rFonts w:ascii="Times New Roman" w:hAnsi="Times New Roman" w:cs="Times New Roman"/>
          <w:sz w:val="22"/>
        </w:rPr>
        <w:t xml:space="preserve">is more efficient for creating a large quantity of carbon fiber products, </w:t>
      </w:r>
      <w:r w:rsidR="00FE7BB5">
        <w:rPr>
          <w:rFonts w:ascii="Times New Roman" w:hAnsi="Times New Roman" w:cs="Times New Roman"/>
          <w:sz w:val="22"/>
        </w:rPr>
        <w:t xml:space="preserve">low-quantity, complex items </w:t>
      </w:r>
      <w:r w:rsidR="00772BFF">
        <w:rPr>
          <w:rFonts w:ascii="Times New Roman" w:hAnsi="Times New Roman" w:cs="Times New Roman"/>
          <w:sz w:val="22"/>
        </w:rPr>
        <w:t>are an issue because of their low quantity. The price to manufacture that item and the price for the consumer become</w:t>
      </w:r>
      <w:r w:rsidR="00C741BE" w:rsidRPr="002C3B95">
        <w:rPr>
          <w:rFonts w:ascii="Times New Roman" w:hAnsi="Times New Roman" w:cs="Times New Roman"/>
          <w:sz w:val="22"/>
        </w:rPr>
        <w:t xml:space="preserve"> higher. </w:t>
      </w:r>
    </w:p>
    <w:p w14:paraId="71DDDBBF" w14:textId="66364929" w:rsidR="00300648" w:rsidRPr="002C3B95" w:rsidRDefault="00C741BE" w:rsidP="00EC5F70">
      <w:pPr>
        <w:ind w:firstLine="720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As such, Dieless forming methods like 3D printing and </w:t>
      </w:r>
      <w:r w:rsidR="00AB041E" w:rsidRPr="002C3B95">
        <w:rPr>
          <w:rFonts w:ascii="Times New Roman" w:hAnsi="Times New Roman" w:cs="Times New Roman"/>
          <w:sz w:val="22"/>
        </w:rPr>
        <w:t>incremental</w:t>
      </w:r>
      <w:r w:rsidRPr="002C3B95">
        <w:rPr>
          <w:rFonts w:ascii="Times New Roman" w:hAnsi="Times New Roman" w:cs="Times New Roman"/>
          <w:sz w:val="22"/>
        </w:rPr>
        <w:t xml:space="preserve"> forming </w:t>
      </w:r>
      <w:r w:rsidR="00AB041E" w:rsidRPr="002C3B95">
        <w:rPr>
          <w:rFonts w:ascii="Times New Roman" w:hAnsi="Times New Roman" w:cs="Times New Roman"/>
          <w:sz w:val="22"/>
        </w:rPr>
        <w:t xml:space="preserve">possess a unique opportunity to fill </w:t>
      </w:r>
      <w:r w:rsidR="0061109D" w:rsidRPr="002C3B95">
        <w:rPr>
          <w:rFonts w:ascii="Times New Roman" w:hAnsi="Times New Roman" w:cs="Times New Roman"/>
          <w:sz w:val="22"/>
        </w:rPr>
        <w:t xml:space="preserve">this need. </w:t>
      </w:r>
      <w:r w:rsidR="00CE1D7C" w:rsidRPr="002C3B95">
        <w:rPr>
          <w:rFonts w:ascii="Times New Roman" w:hAnsi="Times New Roman" w:cs="Times New Roman"/>
          <w:sz w:val="22"/>
        </w:rPr>
        <w:t xml:space="preserve">Dieless forming methods allow </w:t>
      </w:r>
      <w:r w:rsidR="000851F8">
        <w:rPr>
          <w:rFonts w:ascii="Times New Roman" w:hAnsi="Times New Roman" w:cs="Times New Roman"/>
          <w:sz w:val="22"/>
        </w:rPr>
        <w:t>manufacturers to produce low-quantity items at a lower cost,</w:t>
      </w:r>
      <w:r w:rsidR="00F3346F" w:rsidRPr="002C3B95">
        <w:rPr>
          <w:rFonts w:ascii="Times New Roman" w:hAnsi="Times New Roman" w:cs="Times New Roman"/>
          <w:sz w:val="22"/>
        </w:rPr>
        <w:t xml:space="preserve"> making those items cheaper for the consumer. </w:t>
      </w:r>
    </w:p>
    <w:p w14:paraId="278CF7AD" w14:textId="77777777" w:rsidR="002F5D15" w:rsidRPr="002C3B95" w:rsidRDefault="002F5D15" w:rsidP="00EC5F70">
      <w:pPr>
        <w:rPr>
          <w:rFonts w:ascii="Times New Roman" w:hAnsi="Times New Roman" w:cs="Times New Roman"/>
        </w:rPr>
      </w:pPr>
    </w:p>
    <w:p w14:paraId="04695611" w14:textId="0348D1AC" w:rsidR="00BD5531" w:rsidRPr="002C3B95" w:rsidRDefault="002F5D15" w:rsidP="00EC5F7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3B95">
        <w:rPr>
          <w:rFonts w:ascii="Times New Roman" w:hAnsi="Times New Roman" w:cs="Times New Roman"/>
          <w:sz w:val="28"/>
          <w:szCs w:val="28"/>
        </w:rPr>
        <w:t>Research objectives</w:t>
      </w:r>
    </w:p>
    <w:p w14:paraId="15B157DD" w14:textId="486341A4" w:rsidR="00005D04" w:rsidRPr="002C3B95" w:rsidRDefault="00FE7BB5" w:rsidP="00D56F4D">
      <w:pPr>
        <w:ind w:firstLine="7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This paper aims</w:t>
      </w:r>
      <w:r w:rsidR="005D44DA" w:rsidRPr="002C3B95">
        <w:rPr>
          <w:rFonts w:ascii="Times New Roman" w:hAnsi="Times New Roman" w:cs="Times New Roman"/>
          <w:sz w:val="22"/>
        </w:rPr>
        <w:t xml:space="preserve"> to improve upon the </w:t>
      </w:r>
      <w:r w:rsidR="004A65F8">
        <w:rPr>
          <w:rFonts w:ascii="Times New Roman" w:hAnsi="Times New Roman" w:cs="Times New Roman"/>
          <w:sz w:val="22"/>
        </w:rPr>
        <w:t>Python code from a previous project so that a clean toolpath can be generated for</w:t>
      </w:r>
      <w:r w:rsidR="00074FEF" w:rsidRPr="002C3B95">
        <w:rPr>
          <w:rFonts w:ascii="Times New Roman" w:hAnsi="Times New Roman" w:cs="Times New Roman"/>
          <w:sz w:val="22"/>
        </w:rPr>
        <w:t xml:space="preserve"> </w:t>
      </w:r>
      <w:r w:rsidR="00E02D00" w:rsidRPr="002C3B95">
        <w:rPr>
          <w:rFonts w:ascii="Times New Roman" w:hAnsi="Times New Roman" w:cs="Times New Roman"/>
          <w:sz w:val="22"/>
        </w:rPr>
        <w:t xml:space="preserve">incremental forming </w:t>
      </w:r>
      <w:r w:rsidR="00C377A7" w:rsidRPr="002C3B95">
        <w:rPr>
          <w:rFonts w:ascii="Times New Roman" w:hAnsi="Times New Roman" w:cs="Times New Roman"/>
          <w:sz w:val="22"/>
        </w:rPr>
        <w:t xml:space="preserve">using CFRTP as the material. </w:t>
      </w:r>
    </w:p>
    <w:p w14:paraId="228066B1" w14:textId="2806532B" w:rsidR="004A1AC0" w:rsidRPr="002C3B95" w:rsidRDefault="004A1AC0" w:rsidP="00EC5F70">
      <w:pPr>
        <w:ind w:firstLine="720"/>
        <w:jc w:val="left"/>
        <w:rPr>
          <w:rFonts w:ascii="Times New Roman" w:hAnsi="Times New Roman" w:cs="Times New Roman"/>
          <w:sz w:val="24"/>
          <w:szCs w:val="24"/>
        </w:rPr>
      </w:pPr>
      <w:r w:rsidRPr="002C3B95">
        <w:rPr>
          <w:rFonts w:ascii="Times New Roman" w:hAnsi="Times New Roman" w:cs="Times New Roman"/>
          <w:sz w:val="24"/>
          <w:szCs w:val="24"/>
        </w:rPr>
        <w:br w:type="page"/>
      </w:r>
    </w:p>
    <w:p w14:paraId="145E7E67" w14:textId="22CDF6B4" w:rsidR="000817AB" w:rsidRPr="002C3B95" w:rsidRDefault="000817AB" w:rsidP="00EC5F70">
      <w:pPr>
        <w:jc w:val="left"/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lastRenderedPageBreak/>
        <w:t>Chapter 2</w:t>
      </w:r>
      <w:r w:rsidR="00BE4701" w:rsidRPr="002C3B95">
        <w:rPr>
          <w:rFonts w:ascii="Times New Roman" w:hAnsi="Times New Roman" w:cs="Times New Roman"/>
          <w:sz w:val="40"/>
          <w:szCs w:val="44"/>
        </w:rPr>
        <w:t>:</w:t>
      </w:r>
      <w:r w:rsidRPr="002C3B95">
        <w:rPr>
          <w:rFonts w:ascii="Times New Roman" w:hAnsi="Times New Roman" w:cs="Times New Roman"/>
          <w:sz w:val="40"/>
          <w:szCs w:val="44"/>
        </w:rPr>
        <w:t xml:space="preserve"> </w:t>
      </w:r>
      <w:r w:rsidR="006418FA">
        <w:rPr>
          <w:rFonts w:ascii="Times New Roman" w:hAnsi="Times New Roman" w:cs="Times New Roman"/>
          <w:sz w:val="40"/>
          <w:szCs w:val="44"/>
        </w:rPr>
        <w:t xml:space="preserve">Basic Information </w:t>
      </w:r>
    </w:p>
    <w:p w14:paraId="6DBF0E56" w14:textId="77777777" w:rsidR="00F46C26" w:rsidRPr="002C3B95" w:rsidRDefault="000817AB" w:rsidP="00EC5F70">
      <w:pPr>
        <w:jc w:val="left"/>
        <w:rPr>
          <w:rFonts w:ascii="Times New Roman" w:hAnsi="Times New Roman" w:cs="Times New Roman"/>
          <w:sz w:val="28"/>
          <w:szCs w:val="32"/>
        </w:rPr>
      </w:pPr>
      <w:r w:rsidRPr="002C3B95">
        <w:rPr>
          <w:rFonts w:ascii="Times New Roman" w:hAnsi="Times New Roman" w:cs="Times New Roman"/>
          <w:sz w:val="28"/>
          <w:szCs w:val="32"/>
        </w:rPr>
        <w:t>2.1 Incremental forming technology</w:t>
      </w:r>
    </w:p>
    <w:p w14:paraId="62CD5147" w14:textId="77777777" w:rsidR="00D72606" w:rsidRPr="002C3B95" w:rsidRDefault="000817AB" w:rsidP="00EC5F70">
      <w:pPr>
        <w:jc w:val="left"/>
        <w:rPr>
          <w:rFonts w:ascii="Times New Roman" w:hAnsi="Times New Roman" w:cs="Times New Roman"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2.1.2 </w:t>
      </w:r>
      <w:r w:rsidR="00377EC1" w:rsidRPr="002C3B95">
        <w:rPr>
          <w:rFonts w:ascii="Times New Roman" w:hAnsi="Times New Roman" w:cs="Times New Roman"/>
          <w:b/>
          <w:bCs/>
          <w:sz w:val="24"/>
          <w:szCs w:val="24"/>
        </w:rPr>
        <w:t>Development history</w:t>
      </w:r>
    </w:p>
    <w:p w14:paraId="3361D8C5" w14:textId="78E4E5B8" w:rsidR="00C54D17" w:rsidRPr="002C3B95" w:rsidRDefault="002A49F0" w:rsidP="00D56F4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C3B95">
        <w:rPr>
          <w:rFonts w:ascii="Times New Roman" w:hAnsi="Times New Roman" w:cs="Times New Roman"/>
          <w:sz w:val="22"/>
        </w:rPr>
        <w:t>Incremental</w:t>
      </w:r>
      <w:r w:rsidR="00C41412" w:rsidRPr="002C3B95">
        <w:rPr>
          <w:rFonts w:ascii="Times New Roman" w:hAnsi="Times New Roman" w:cs="Times New Roman"/>
          <w:sz w:val="22"/>
        </w:rPr>
        <w:t xml:space="preserve"> forming </w:t>
      </w:r>
      <w:r w:rsidR="008E4EDA" w:rsidRPr="002C3B95">
        <w:rPr>
          <w:rFonts w:ascii="Times New Roman" w:hAnsi="Times New Roman" w:cs="Times New Roman"/>
          <w:sz w:val="22"/>
        </w:rPr>
        <w:t xml:space="preserve">is a manufacturing method first proposed in </w:t>
      </w:r>
      <w:r w:rsidR="008C44AB" w:rsidRPr="002C3B95">
        <w:rPr>
          <w:rFonts w:ascii="Times New Roman" w:hAnsi="Times New Roman" w:cs="Times New Roman"/>
          <w:sz w:val="22"/>
        </w:rPr>
        <w:t xml:space="preserve">Japan in the </w:t>
      </w:r>
      <w:r w:rsidR="004A65F8">
        <w:rPr>
          <w:rFonts w:ascii="Times New Roman" w:hAnsi="Times New Roman" w:cs="Times New Roman"/>
          <w:sz w:val="22"/>
        </w:rPr>
        <w:t>1990s</w:t>
      </w:r>
      <w:r w:rsidR="008C44AB" w:rsidRPr="002C3B95">
        <w:rPr>
          <w:rFonts w:ascii="Times New Roman" w:hAnsi="Times New Roman" w:cs="Times New Roman"/>
          <w:sz w:val="22"/>
        </w:rPr>
        <w:t>.</w:t>
      </w:r>
      <w:r w:rsidR="008E4EDA" w:rsidRPr="002C3B95">
        <w:rPr>
          <w:rFonts w:ascii="Times New Roman" w:hAnsi="Times New Roman" w:cs="Times New Roman"/>
          <w:sz w:val="22"/>
        </w:rPr>
        <w:t xml:space="preserve"> </w:t>
      </w:r>
      <w:r w:rsidR="004A65F8">
        <w:rPr>
          <w:rFonts w:ascii="Times New Roman" w:hAnsi="Times New Roman" w:cs="Times New Roman"/>
          <w:sz w:val="22"/>
        </w:rPr>
        <w:t>This manufacturing method aims</w:t>
      </w:r>
      <w:r w:rsidR="00CA1C44" w:rsidRPr="002C3B95">
        <w:rPr>
          <w:rFonts w:ascii="Times New Roman" w:hAnsi="Times New Roman" w:cs="Times New Roman"/>
          <w:sz w:val="22"/>
        </w:rPr>
        <w:t xml:space="preserve"> to make </w:t>
      </w:r>
      <w:r w:rsidR="00437269" w:rsidRPr="002C3B95">
        <w:rPr>
          <w:rFonts w:ascii="Times New Roman" w:hAnsi="Times New Roman" w:cs="Times New Roman"/>
          <w:sz w:val="22"/>
        </w:rPr>
        <w:t>a dieless plastic processing method</w:t>
      </w:r>
      <w:r w:rsidR="00961C9C" w:rsidRPr="002C3B95">
        <w:rPr>
          <w:rFonts w:ascii="Times New Roman" w:hAnsi="Times New Roman" w:cs="Times New Roman"/>
          <w:sz w:val="22"/>
        </w:rPr>
        <w:t xml:space="preserve"> f</w:t>
      </w:r>
      <w:r w:rsidR="00AD7106" w:rsidRPr="002C3B95">
        <w:rPr>
          <w:rFonts w:ascii="Times New Roman" w:hAnsi="Times New Roman" w:cs="Times New Roman"/>
          <w:sz w:val="22"/>
        </w:rPr>
        <w:t xml:space="preserve">or </w:t>
      </w:r>
      <w:r w:rsidR="00772BFF">
        <w:rPr>
          <w:rFonts w:ascii="Times New Roman" w:hAnsi="Times New Roman" w:cs="Times New Roman"/>
          <w:sz w:val="22"/>
        </w:rPr>
        <w:t>low-volume</w:t>
      </w:r>
      <w:r w:rsidR="00AD7106" w:rsidRPr="002C3B95">
        <w:rPr>
          <w:rFonts w:ascii="Times New Roman" w:hAnsi="Times New Roman" w:cs="Times New Roman"/>
          <w:sz w:val="22"/>
        </w:rPr>
        <w:t>, complex items</w:t>
      </w:r>
      <w:r w:rsidR="00961C9C" w:rsidRPr="002C3B95">
        <w:rPr>
          <w:rFonts w:ascii="Times New Roman" w:hAnsi="Times New Roman" w:cs="Times New Roman"/>
          <w:sz w:val="22"/>
        </w:rPr>
        <w:t xml:space="preserve">. </w:t>
      </w:r>
      <w:r w:rsidRPr="002C3B95">
        <w:rPr>
          <w:rFonts w:ascii="Times New Roman" w:hAnsi="Times New Roman" w:cs="Times New Roman"/>
          <w:sz w:val="22"/>
        </w:rPr>
        <w:t>Incremental</w:t>
      </w:r>
      <w:r w:rsidR="00BD6EE9" w:rsidRPr="002C3B95">
        <w:rPr>
          <w:rFonts w:ascii="Times New Roman" w:hAnsi="Times New Roman" w:cs="Times New Roman"/>
          <w:sz w:val="22"/>
        </w:rPr>
        <w:t xml:space="preserve"> forming is a general term for </w:t>
      </w:r>
      <w:r w:rsidR="00772BFF">
        <w:rPr>
          <w:rFonts w:ascii="Times New Roman" w:hAnsi="Times New Roman" w:cs="Times New Roman"/>
          <w:sz w:val="22"/>
        </w:rPr>
        <w:t xml:space="preserve">processing </w:t>
      </w:r>
      <w:r w:rsidR="00466907" w:rsidRPr="002C3B95">
        <w:rPr>
          <w:rFonts w:ascii="Times New Roman" w:hAnsi="Times New Roman" w:cs="Times New Roman"/>
          <w:sz w:val="22"/>
        </w:rPr>
        <w:t xml:space="preserve">plastics without dies and </w:t>
      </w:r>
      <w:r w:rsidR="00032042" w:rsidRPr="002C3B95">
        <w:rPr>
          <w:rFonts w:ascii="Times New Roman" w:hAnsi="Times New Roman" w:cs="Times New Roman"/>
          <w:sz w:val="22"/>
        </w:rPr>
        <w:t>includes</w:t>
      </w:r>
      <w:r w:rsidR="00466907" w:rsidRPr="002C3B95">
        <w:rPr>
          <w:rFonts w:ascii="Times New Roman" w:hAnsi="Times New Roman" w:cs="Times New Roman"/>
          <w:sz w:val="22"/>
        </w:rPr>
        <w:t xml:space="preserve"> various techniques</w:t>
      </w:r>
      <w:r w:rsidR="009D442A" w:rsidRPr="002C3B95">
        <w:rPr>
          <w:rFonts w:ascii="Times New Roman" w:hAnsi="Times New Roman" w:cs="Times New Roman"/>
          <w:sz w:val="22"/>
        </w:rPr>
        <w:t xml:space="preserve"> such as hot forming and local heating. </w:t>
      </w:r>
      <w:r w:rsidR="004557F0" w:rsidRPr="002C3B95">
        <w:rPr>
          <w:rFonts w:ascii="Times New Roman" w:hAnsi="Times New Roman" w:cs="Times New Roman"/>
          <w:sz w:val="22"/>
        </w:rPr>
        <w:t xml:space="preserve">In </w:t>
      </w:r>
      <w:r w:rsidR="006136C6" w:rsidRPr="002C3B95">
        <w:rPr>
          <w:rFonts w:ascii="Times New Roman" w:hAnsi="Times New Roman" w:cs="Times New Roman"/>
          <w:sz w:val="22"/>
        </w:rPr>
        <w:t>general,</w:t>
      </w:r>
      <w:r w:rsidR="004557F0" w:rsidRPr="002C3B95">
        <w:rPr>
          <w:rFonts w:ascii="Times New Roman" w:hAnsi="Times New Roman" w:cs="Times New Roman"/>
          <w:sz w:val="22"/>
        </w:rPr>
        <w:t xml:space="preserve"> </w:t>
      </w:r>
      <w:r w:rsidR="00032042" w:rsidRPr="002C3B95">
        <w:rPr>
          <w:rFonts w:ascii="Times New Roman" w:hAnsi="Times New Roman" w:cs="Times New Roman"/>
          <w:sz w:val="22"/>
        </w:rPr>
        <w:t>Incremental</w:t>
      </w:r>
      <w:r w:rsidR="004557F0" w:rsidRPr="002C3B95">
        <w:rPr>
          <w:rFonts w:ascii="Times New Roman" w:hAnsi="Times New Roman" w:cs="Times New Roman"/>
          <w:sz w:val="22"/>
        </w:rPr>
        <w:t xml:space="preserve"> forming </w:t>
      </w:r>
      <w:r w:rsidR="00304593" w:rsidRPr="002C3B95">
        <w:rPr>
          <w:rFonts w:ascii="Times New Roman" w:hAnsi="Times New Roman" w:cs="Times New Roman"/>
          <w:sz w:val="22"/>
        </w:rPr>
        <w:t>methods have five main characteristics:</w:t>
      </w:r>
    </w:p>
    <w:p w14:paraId="33D31FB9" w14:textId="4FCFFA39" w:rsidR="00304593" w:rsidRPr="002C3B95" w:rsidRDefault="00304593" w:rsidP="00D56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High degree of freedom in moldable shapes</w:t>
      </w:r>
    </w:p>
    <w:p w14:paraId="59D053B6" w14:textId="35E19F4E" w:rsidR="00304593" w:rsidRPr="002C3B95" w:rsidRDefault="00304593" w:rsidP="00D56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Not requiring </w:t>
      </w:r>
      <w:proofErr w:type="gramStart"/>
      <w:r w:rsidRPr="002C3B95">
        <w:rPr>
          <w:rFonts w:ascii="Times New Roman" w:hAnsi="Times New Roman" w:cs="Times New Roman"/>
          <w:sz w:val="22"/>
        </w:rPr>
        <w:t>a mold</w:t>
      </w:r>
      <w:proofErr w:type="gramEnd"/>
    </w:p>
    <w:p w14:paraId="17871A18" w14:textId="32A0FCF4" w:rsidR="00304593" w:rsidRPr="002C3B95" w:rsidRDefault="00D00048" w:rsidP="00D56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Forms thin shell shapes</w:t>
      </w:r>
    </w:p>
    <w:p w14:paraId="70299F63" w14:textId="580C0D30" w:rsidR="00D00048" w:rsidRPr="002C3B95" w:rsidRDefault="00D00048" w:rsidP="00D56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High forming limit for metal sheets</w:t>
      </w:r>
    </w:p>
    <w:p w14:paraId="2558863C" w14:textId="31567268" w:rsidR="00D00048" w:rsidRPr="002C3B95" w:rsidRDefault="00D00048" w:rsidP="00D56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Creating </w:t>
      </w:r>
      <w:r w:rsidR="002C53AE" w:rsidRPr="002C3B95">
        <w:rPr>
          <w:rFonts w:ascii="Times New Roman" w:hAnsi="Times New Roman" w:cs="Times New Roman"/>
          <w:sz w:val="22"/>
        </w:rPr>
        <w:t>complex shapes that are in low demand</w:t>
      </w:r>
    </w:p>
    <w:p w14:paraId="2DC02C47" w14:textId="77777777" w:rsidR="000D6788" w:rsidRPr="002C3B95" w:rsidRDefault="000D6788" w:rsidP="00EC5F70">
      <w:pPr>
        <w:ind w:left="360"/>
        <w:jc w:val="left"/>
        <w:rPr>
          <w:rFonts w:ascii="Times New Roman" w:hAnsi="Times New Roman" w:cs="Times New Roman"/>
          <w:sz w:val="22"/>
        </w:rPr>
      </w:pPr>
    </w:p>
    <w:p w14:paraId="4ADEA9DE" w14:textId="77777777" w:rsidR="00631517" w:rsidRPr="002C3B95" w:rsidRDefault="000817AB" w:rsidP="00EC5F7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2.1.3 </w:t>
      </w:r>
      <w:r w:rsidR="00262C47" w:rsidRPr="002C3B95">
        <w:rPr>
          <w:rFonts w:ascii="Times New Roman" w:hAnsi="Times New Roman" w:cs="Times New Roman"/>
          <w:b/>
          <w:bCs/>
          <w:sz w:val="24"/>
          <w:szCs w:val="24"/>
        </w:rPr>
        <w:t>Different types of incremental forming</w:t>
      </w:r>
    </w:p>
    <w:p w14:paraId="7736A267" w14:textId="6EBFA3F0" w:rsidR="00C54D17" w:rsidRPr="00416C38" w:rsidRDefault="00C54D17" w:rsidP="00A9798D">
      <w:pPr>
        <w:ind w:firstLine="360"/>
        <w:jc w:val="left"/>
        <w:rPr>
          <w:rFonts w:ascii="Times New Roman" w:hAnsi="Times New Roman" w:cs="Times New Roman"/>
          <w:sz w:val="22"/>
          <w:lang w:val="en-US"/>
        </w:rPr>
      </w:pPr>
      <w:r w:rsidRPr="00416C38">
        <w:rPr>
          <w:rFonts w:ascii="Times New Roman" w:hAnsi="Times New Roman" w:cs="Times New Roman"/>
          <w:sz w:val="22"/>
        </w:rPr>
        <w:t xml:space="preserve">There are two </w:t>
      </w:r>
      <w:r w:rsidR="00202422" w:rsidRPr="00416C38">
        <w:rPr>
          <w:rFonts w:ascii="Times New Roman" w:hAnsi="Times New Roman" w:cs="Times New Roman"/>
          <w:sz w:val="22"/>
        </w:rPr>
        <w:t xml:space="preserve">main </w:t>
      </w:r>
      <w:r w:rsidRPr="00416C38">
        <w:rPr>
          <w:rFonts w:ascii="Times New Roman" w:hAnsi="Times New Roman" w:cs="Times New Roman"/>
          <w:sz w:val="22"/>
        </w:rPr>
        <w:t xml:space="preserve">types of </w:t>
      </w:r>
      <w:r w:rsidR="00202422" w:rsidRPr="00416C38">
        <w:rPr>
          <w:rFonts w:ascii="Times New Roman" w:hAnsi="Times New Roman" w:cs="Times New Roman"/>
          <w:sz w:val="22"/>
        </w:rPr>
        <w:t>incremental</w:t>
      </w:r>
      <w:r w:rsidRPr="00416C38">
        <w:rPr>
          <w:rFonts w:ascii="Times New Roman" w:hAnsi="Times New Roman" w:cs="Times New Roman"/>
          <w:sz w:val="22"/>
        </w:rPr>
        <w:t xml:space="preserve"> forming, dynamic and static</w:t>
      </w:r>
      <w:r w:rsidR="00E83809">
        <w:rPr>
          <w:rFonts w:ascii="Times New Roman" w:hAnsi="Times New Roman" w:cs="Times New Roman"/>
          <w:sz w:val="22"/>
        </w:rPr>
        <w:t>.</w:t>
      </w:r>
      <w:ins w:id="4" w:author="Emir Yilmaz" w:date="2025-04-28T13:54:00Z" w16du:dateUtc="2025-04-28T04:54:00Z">
        <w:r w:rsidR="003008FB" w:rsidRPr="00416C38">
          <w:rPr>
            <w:rFonts w:ascii="Times New Roman" w:hAnsi="Times New Roman" w:cs="Times New Roman"/>
            <w:sz w:val="22"/>
          </w:rPr>
          <w:t xml:space="preserve"> </w:t>
        </w:r>
      </w:ins>
      <w:r w:rsidR="00416C38" w:rsidRPr="00416C38">
        <w:rPr>
          <w:rFonts w:ascii="Times New Roman" w:hAnsi="Times New Roman" w:cs="Times New Roman"/>
          <w:sz w:val="22"/>
          <w:lang w:val="en-US"/>
        </w:rPr>
        <w:t xml:space="preserve">Incremental forming can be broadly classified into two main types: dynamic and static, based on the mechanism of material deformation. </w:t>
      </w:r>
      <w:r w:rsidR="00E83809">
        <w:rPr>
          <w:rFonts w:ascii="Times New Roman" w:hAnsi="Times New Roman" w:cs="Times New Roman"/>
          <w:sz w:val="22"/>
          <w:lang w:val="en-US"/>
        </w:rPr>
        <w:t xml:space="preserve">As </w:t>
      </w:r>
      <w:r w:rsidR="00D67B27">
        <w:rPr>
          <w:rFonts w:ascii="Times New Roman" w:hAnsi="Times New Roman" w:cs="Times New Roman"/>
          <w:sz w:val="22"/>
          <w:lang w:val="en-US"/>
        </w:rPr>
        <w:t>shot peening exemplifies</w:t>
      </w:r>
      <w:r w:rsidR="00E83809">
        <w:rPr>
          <w:rFonts w:ascii="Times New Roman" w:hAnsi="Times New Roman" w:cs="Times New Roman"/>
          <w:sz w:val="22"/>
          <w:lang w:val="en-US"/>
        </w:rPr>
        <w:t>, dynamic incremental forming utilizes kinetic energy to shape the material</w:t>
      </w:r>
      <w:r w:rsidR="00416C38" w:rsidRPr="00416C38">
        <w:rPr>
          <w:rFonts w:ascii="Times New Roman" w:hAnsi="Times New Roman" w:cs="Times New Roman"/>
          <w:sz w:val="22"/>
          <w:lang w:val="en-US"/>
        </w:rPr>
        <w:t xml:space="preserve">, where small spherical media such as steel, glass, or ceramic shots are propelled at the material surface to induce deformation </w:t>
      </w:r>
      <w:r w:rsidR="000373F4">
        <w:rPr>
          <w:rFonts w:ascii="Times New Roman" w:hAnsi="Times New Roman" w:cs="Times New Roman"/>
          <w:sz w:val="22"/>
          <w:lang w:val="en-US"/>
        </w:rPr>
        <w:t>[1]</w:t>
      </w:r>
      <w:r w:rsidR="00416C38" w:rsidRPr="00416C38">
        <w:rPr>
          <w:rFonts w:ascii="Times New Roman" w:hAnsi="Times New Roman" w:cs="Times New Roman"/>
          <w:sz w:val="22"/>
          <w:lang w:val="en-US"/>
        </w:rPr>
        <w:t xml:space="preserve">. In contrast, static incremental forming involves slow, controlled </w:t>
      </w:r>
      <w:r w:rsidR="00E83809">
        <w:rPr>
          <w:rFonts w:ascii="Times New Roman" w:hAnsi="Times New Roman" w:cs="Times New Roman"/>
          <w:sz w:val="22"/>
          <w:lang w:val="en-US"/>
        </w:rPr>
        <w:t>material stretching</w:t>
      </w:r>
      <w:r w:rsidR="00416C38" w:rsidRPr="00416C38">
        <w:rPr>
          <w:rFonts w:ascii="Times New Roman" w:hAnsi="Times New Roman" w:cs="Times New Roman"/>
          <w:sz w:val="22"/>
          <w:lang w:val="en-US"/>
        </w:rPr>
        <w:t xml:space="preserve">, as seen in single-point incremental forming (SPIF), where a hemispherical tool progressively deforms the sheet into the desired shape </w:t>
      </w:r>
      <w:r w:rsidR="00582930">
        <w:rPr>
          <w:rFonts w:ascii="Times New Roman" w:hAnsi="Times New Roman" w:cs="Times New Roman"/>
          <w:sz w:val="22"/>
          <w:lang w:val="en-US"/>
        </w:rPr>
        <w:t>[2].</w:t>
      </w:r>
      <w:r w:rsidR="00416C38" w:rsidRPr="00416C38">
        <w:rPr>
          <w:rFonts w:ascii="Times New Roman" w:hAnsi="Times New Roman" w:cs="Times New Roman"/>
          <w:sz w:val="22"/>
          <w:lang w:val="en-US"/>
        </w:rPr>
        <w:t xml:space="preserve"> While the dynamic/static terminology is not universally standardized, these categories align with the distinct process mechanics described in the literature, with shot peening representing kinetic-energy-based forming and SPIF embodying gradual deformation </w:t>
      </w:r>
      <w:r w:rsidR="00D301B5">
        <w:rPr>
          <w:rFonts w:ascii="Times New Roman" w:hAnsi="Times New Roman" w:cs="Times New Roman"/>
          <w:sz w:val="22"/>
          <w:lang w:val="en-US"/>
        </w:rPr>
        <w:t>[</w:t>
      </w:r>
      <w:r w:rsidR="00A9798D">
        <w:rPr>
          <w:rFonts w:ascii="Times New Roman" w:hAnsi="Times New Roman" w:cs="Times New Roman"/>
          <w:sz w:val="22"/>
          <w:lang w:val="en-US"/>
        </w:rPr>
        <w:t>2,</w:t>
      </w:r>
      <w:r w:rsidR="004A72AA">
        <w:rPr>
          <w:rFonts w:ascii="Times New Roman" w:hAnsi="Times New Roman" w:cs="Times New Roman"/>
          <w:sz w:val="22"/>
          <w:lang w:val="en-US"/>
        </w:rPr>
        <w:t>4,5</w:t>
      </w:r>
      <w:r w:rsidR="00D301B5">
        <w:rPr>
          <w:rFonts w:ascii="Times New Roman" w:hAnsi="Times New Roman" w:cs="Times New Roman"/>
          <w:sz w:val="22"/>
          <w:lang w:val="en-US"/>
        </w:rPr>
        <w:t>]</w:t>
      </w:r>
      <w:r w:rsidR="00416C38" w:rsidRPr="00416C38">
        <w:rPr>
          <w:rFonts w:ascii="Times New Roman" w:hAnsi="Times New Roman" w:cs="Times New Roman"/>
          <w:sz w:val="22"/>
          <w:lang w:val="en-US"/>
        </w:rPr>
        <w:t>. This classification provides a framework for understanding the diverse approaches within incremental forming, with static incremental forming being the focus of this research</w:t>
      </w:r>
      <w:r w:rsidRPr="00416C38">
        <w:rPr>
          <w:rFonts w:ascii="Times New Roman" w:hAnsi="Times New Roman" w:cs="Times New Roman"/>
          <w:sz w:val="22"/>
        </w:rPr>
        <w:t xml:space="preserve">. Dynamic </w:t>
      </w:r>
      <w:r w:rsidR="00202422" w:rsidRPr="00416C38">
        <w:rPr>
          <w:rFonts w:ascii="Times New Roman" w:hAnsi="Times New Roman" w:cs="Times New Roman"/>
          <w:sz w:val="22"/>
        </w:rPr>
        <w:t>incremental</w:t>
      </w:r>
      <w:r w:rsidRPr="00416C38">
        <w:rPr>
          <w:rFonts w:ascii="Times New Roman" w:hAnsi="Times New Roman" w:cs="Times New Roman"/>
          <w:sz w:val="22"/>
        </w:rPr>
        <w:t xml:space="preserve"> forming</w:t>
      </w:r>
      <w:r w:rsidR="00E83809">
        <w:rPr>
          <w:rFonts w:ascii="Times New Roman" w:hAnsi="Times New Roman" w:cs="Times New Roman"/>
          <w:sz w:val="22"/>
        </w:rPr>
        <w:t xml:space="preserve"> </w:t>
      </w:r>
      <w:r w:rsidRPr="00416C38">
        <w:rPr>
          <w:rFonts w:ascii="Times New Roman" w:hAnsi="Times New Roman" w:cs="Times New Roman"/>
          <w:sz w:val="22"/>
        </w:rPr>
        <w:t>use</w:t>
      </w:r>
      <w:r w:rsidR="00202422" w:rsidRPr="00416C38">
        <w:rPr>
          <w:rFonts w:ascii="Times New Roman" w:hAnsi="Times New Roman" w:cs="Times New Roman"/>
          <w:sz w:val="22"/>
        </w:rPr>
        <w:t>s</w:t>
      </w:r>
      <w:r w:rsidRPr="00416C38">
        <w:rPr>
          <w:rFonts w:ascii="Times New Roman" w:hAnsi="Times New Roman" w:cs="Times New Roman"/>
          <w:sz w:val="22"/>
        </w:rPr>
        <w:t xml:space="preserve"> </w:t>
      </w:r>
      <w:r w:rsidR="009E0088" w:rsidRPr="00416C38">
        <w:rPr>
          <w:rFonts w:ascii="Times New Roman" w:hAnsi="Times New Roman" w:cs="Times New Roman"/>
          <w:sz w:val="22"/>
        </w:rPr>
        <w:t>kinetic</w:t>
      </w:r>
      <w:r w:rsidRPr="00416C38">
        <w:rPr>
          <w:rFonts w:ascii="Times New Roman" w:hAnsi="Times New Roman" w:cs="Times New Roman"/>
          <w:sz w:val="22"/>
        </w:rPr>
        <w:t xml:space="preserve"> energy to form </w:t>
      </w:r>
      <w:r w:rsidR="00202422" w:rsidRPr="00416C38">
        <w:rPr>
          <w:rFonts w:ascii="Times New Roman" w:hAnsi="Times New Roman" w:cs="Times New Roman"/>
          <w:sz w:val="22"/>
        </w:rPr>
        <w:t xml:space="preserve">the </w:t>
      </w:r>
      <w:r w:rsidRPr="00416C38">
        <w:rPr>
          <w:rFonts w:ascii="Times New Roman" w:hAnsi="Times New Roman" w:cs="Times New Roman"/>
          <w:sz w:val="22"/>
        </w:rPr>
        <w:t xml:space="preserve">shape </w:t>
      </w:r>
      <w:r w:rsidR="00202422" w:rsidRPr="00416C38">
        <w:rPr>
          <w:rFonts w:ascii="Times New Roman" w:hAnsi="Times New Roman" w:cs="Times New Roman"/>
          <w:sz w:val="22"/>
        </w:rPr>
        <w:t xml:space="preserve">out of </w:t>
      </w:r>
      <w:r w:rsidRPr="00416C38">
        <w:rPr>
          <w:rFonts w:ascii="Times New Roman" w:hAnsi="Times New Roman" w:cs="Times New Roman"/>
          <w:sz w:val="22"/>
        </w:rPr>
        <w:t xml:space="preserve">the material. </w:t>
      </w:r>
      <w:r w:rsidR="00344D02" w:rsidRPr="00416C38">
        <w:rPr>
          <w:rFonts w:ascii="Times New Roman" w:hAnsi="Times New Roman" w:cs="Times New Roman"/>
          <w:sz w:val="22"/>
        </w:rPr>
        <w:t xml:space="preserve">An example </w:t>
      </w:r>
      <w:r w:rsidR="00D67B27">
        <w:rPr>
          <w:rFonts w:ascii="Times New Roman" w:hAnsi="Times New Roman" w:cs="Times New Roman"/>
          <w:sz w:val="22"/>
        </w:rPr>
        <w:t xml:space="preserve">is the shot peen method, where millimeter-sized shots made of materials like steel, glass, or ceramic are shot at the material </w:t>
      </w:r>
      <w:r w:rsidR="00FD64DB" w:rsidRPr="00416C38">
        <w:rPr>
          <w:rFonts w:ascii="Times New Roman" w:hAnsi="Times New Roman" w:cs="Times New Roman"/>
          <w:sz w:val="22"/>
        </w:rPr>
        <w:t xml:space="preserve">you want to shape. </w:t>
      </w:r>
      <w:r w:rsidR="009E0088" w:rsidRPr="00416C38">
        <w:rPr>
          <w:rFonts w:ascii="Times New Roman" w:hAnsi="Times New Roman" w:cs="Times New Roman"/>
          <w:sz w:val="22"/>
        </w:rPr>
        <w:t>Static incremental forming</w:t>
      </w:r>
      <w:r w:rsidR="000D6788" w:rsidRPr="00416C38">
        <w:rPr>
          <w:rFonts w:ascii="Times New Roman" w:hAnsi="Times New Roman" w:cs="Times New Roman"/>
          <w:sz w:val="22"/>
        </w:rPr>
        <w:t xml:space="preserve"> slowly stretches the material into the required shape. In this research paper, </w:t>
      </w:r>
      <w:r w:rsidR="009E0088" w:rsidRPr="00416C38">
        <w:rPr>
          <w:rFonts w:ascii="Times New Roman" w:hAnsi="Times New Roman" w:cs="Times New Roman"/>
          <w:sz w:val="22"/>
        </w:rPr>
        <w:t>static incremental forming will be the method that we are using.</w:t>
      </w:r>
    </w:p>
    <w:p w14:paraId="4A8E222C" w14:textId="77777777" w:rsidR="000D6788" w:rsidRPr="002C3B95" w:rsidRDefault="000D6788" w:rsidP="00EC5F70">
      <w:pPr>
        <w:ind w:firstLine="360"/>
        <w:jc w:val="left"/>
        <w:rPr>
          <w:rFonts w:ascii="Times New Roman" w:hAnsi="Times New Roman" w:cs="Times New Roman"/>
          <w:sz w:val="24"/>
          <w:szCs w:val="24"/>
        </w:rPr>
      </w:pPr>
    </w:p>
    <w:p w14:paraId="03003D54" w14:textId="77777777" w:rsidR="00E83809" w:rsidRDefault="00E838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71C100" w14:textId="70C65037" w:rsidR="00631517" w:rsidRPr="002C3B95" w:rsidRDefault="00262C47" w:rsidP="00EC5F70">
      <w:pPr>
        <w:pStyle w:val="ListParagraph"/>
        <w:numPr>
          <w:ilvl w:val="2"/>
          <w:numId w:val="42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Uses</w:t>
      </w:r>
      <w:r w:rsidR="000817AB"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 of incremental forming</w:t>
      </w:r>
    </w:p>
    <w:p w14:paraId="33F21B39" w14:textId="04A802C4" w:rsidR="00574062" w:rsidRPr="002C3B95" w:rsidRDefault="003B61A9" w:rsidP="00FE3494">
      <w:pPr>
        <w:ind w:firstLine="3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sz w:val="22"/>
        </w:rPr>
        <w:t>Incremental</w:t>
      </w:r>
      <w:r w:rsidR="00E22047" w:rsidRPr="002C3B95">
        <w:rPr>
          <w:rFonts w:ascii="Times New Roman" w:hAnsi="Times New Roman" w:cs="Times New Roman"/>
          <w:sz w:val="22"/>
        </w:rPr>
        <w:t xml:space="preserve"> forming</w:t>
      </w:r>
      <w:r w:rsidR="00A824F3" w:rsidRPr="002C3B95">
        <w:rPr>
          <w:rFonts w:ascii="Times New Roman" w:hAnsi="Times New Roman" w:cs="Times New Roman"/>
          <w:sz w:val="22"/>
        </w:rPr>
        <w:t xml:space="preserve"> methods are </w:t>
      </w:r>
      <w:r w:rsidR="00772BFF">
        <w:rPr>
          <w:rFonts w:ascii="Times New Roman" w:hAnsi="Times New Roman" w:cs="Times New Roman"/>
          <w:sz w:val="22"/>
        </w:rPr>
        <w:t>helpful</w:t>
      </w:r>
      <w:r w:rsidR="00A824F3" w:rsidRPr="002C3B95">
        <w:rPr>
          <w:rFonts w:ascii="Times New Roman" w:hAnsi="Times New Roman" w:cs="Times New Roman"/>
          <w:sz w:val="22"/>
        </w:rPr>
        <w:t xml:space="preserve"> for </w:t>
      </w:r>
      <w:r w:rsidR="00671862">
        <w:rPr>
          <w:rFonts w:ascii="Times New Roman" w:hAnsi="Times New Roman" w:cs="Times New Roman"/>
          <w:sz w:val="22"/>
        </w:rPr>
        <w:t>various things, like prototyping, creating custom car parts, and testing new materials' characteristics</w:t>
      </w:r>
      <w:r w:rsidR="009B6487" w:rsidRPr="002C3B95">
        <w:rPr>
          <w:rFonts w:ascii="Times New Roman" w:hAnsi="Times New Roman" w:cs="Times New Roman"/>
          <w:sz w:val="22"/>
        </w:rPr>
        <w:t>.</w:t>
      </w:r>
      <w:r w:rsidR="009C63E3" w:rsidRPr="002C3B95">
        <w:rPr>
          <w:rFonts w:ascii="Times New Roman" w:hAnsi="Times New Roman" w:cs="Times New Roman"/>
          <w:sz w:val="22"/>
        </w:rPr>
        <w:t xml:space="preserve"> </w:t>
      </w:r>
      <w:r w:rsidR="00574062" w:rsidRPr="002C3B95">
        <w:rPr>
          <w:rFonts w:ascii="Times New Roman" w:hAnsi="Times New Roman" w:cs="Times New Roman"/>
          <w:sz w:val="22"/>
        </w:rPr>
        <w:t>A</w:t>
      </w:r>
      <w:r w:rsidR="00F043F1" w:rsidRPr="002C3B95">
        <w:rPr>
          <w:rFonts w:ascii="Times New Roman" w:hAnsi="Times New Roman" w:cs="Times New Roman"/>
          <w:sz w:val="22"/>
        </w:rPr>
        <w:t xml:space="preserve"> </w:t>
      </w:r>
      <w:r w:rsidR="00F04D7C" w:rsidRPr="002C3B95">
        <w:rPr>
          <w:rFonts w:ascii="Times New Roman" w:hAnsi="Times New Roman" w:cs="Times New Roman"/>
          <w:sz w:val="22"/>
        </w:rPr>
        <w:t>real-world</w:t>
      </w:r>
      <w:r w:rsidR="00F043F1" w:rsidRPr="002C3B95">
        <w:rPr>
          <w:rFonts w:ascii="Times New Roman" w:hAnsi="Times New Roman" w:cs="Times New Roman"/>
          <w:sz w:val="22"/>
        </w:rPr>
        <w:t xml:space="preserve"> </w:t>
      </w:r>
      <w:r w:rsidR="00FC249D" w:rsidRPr="002C3B95">
        <w:rPr>
          <w:rFonts w:ascii="Times New Roman" w:hAnsi="Times New Roman" w:cs="Times New Roman"/>
          <w:sz w:val="22"/>
        </w:rPr>
        <w:t xml:space="preserve">example of where </w:t>
      </w:r>
      <w:r w:rsidR="00D51756" w:rsidRPr="002C3B95">
        <w:rPr>
          <w:rFonts w:ascii="Times New Roman" w:hAnsi="Times New Roman" w:cs="Times New Roman"/>
          <w:sz w:val="22"/>
        </w:rPr>
        <w:t>incremental</w:t>
      </w:r>
      <w:r w:rsidR="00FC249D" w:rsidRPr="002C3B95">
        <w:rPr>
          <w:rFonts w:ascii="Times New Roman" w:hAnsi="Times New Roman" w:cs="Times New Roman"/>
          <w:sz w:val="22"/>
        </w:rPr>
        <w:t xml:space="preserve"> forming is used </w:t>
      </w:r>
      <w:r w:rsidR="00F043F1" w:rsidRPr="002C3B95">
        <w:rPr>
          <w:rFonts w:ascii="Times New Roman" w:hAnsi="Times New Roman" w:cs="Times New Roman"/>
          <w:sz w:val="22"/>
        </w:rPr>
        <w:t xml:space="preserve">is in </w:t>
      </w:r>
      <w:r w:rsidR="00F04D7C" w:rsidRPr="002C3B95">
        <w:rPr>
          <w:rFonts w:ascii="Times New Roman" w:hAnsi="Times New Roman" w:cs="Times New Roman"/>
          <w:sz w:val="22"/>
        </w:rPr>
        <w:t>the LEXUS</w:t>
      </w:r>
      <w:r w:rsidR="00574062" w:rsidRPr="002C3B95">
        <w:rPr>
          <w:rFonts w:ascii="Times New Roman" w:hAnsi="Times New Roman" w:cs="Times New Roman"/>
          <w:sz w:val="22"/>
        </w:rPr>
        <w:t xml:space="preserve"> LC</w:t>
      </w:r>
      <w:r w:rsidR="00D51756" w:rsidRPr="002C3B95">
        <w:rPr>
          <w:rFonts w:ascii="Times New Roman" w:hAnsi="Times New Roman" w:cs="Times New Roman"/>
          <w:sz w:val="22"/>
        </w:rPr>
        <w:t xml:space="preserve">, </w:t>
      </w:r>
      <w:r w:rsidR="00574062" w:rsidRPr="002C3B95">
        <w:rPr>
          <w:rFonts w:ascii="Times New Roman" w:hAnsi="Times New Roman" w:cs="Times New Roman"/>
          <w:sz w:val="22"/>
        </w:rPr>
        <w:t>EDGE produced by</w:t>
      </w:r>
      <w:r w:rsidR="00D51756" w:rsidRPr="002C3B95">
        <w:rPr>
          <w:rFonts w:ascii="Times New Roman" w:hAnsi="Times New Roman" w:cs="Times New Roman"/>
          <w:sz w:val="22"/>
        </w:rPr>
        <w:t xml:space="preserve"> the</w:t>
      </w:r>
      <w:r w:rsidR="00574062" w:rsidRPr="002C3B95">
        <w:rPr>
          <w:rFonts w:ascii="Times New Roman" w:hAnsi="Times New Roman" w:cs="Times New Roman"/>
          <w:sz w:val="22"/>
        </w:rPr>
        <w:t xml:space="preserve"> Toyota Motor </w:t>
      </w:r>
      <w:r w:rsidR="00D51756" w:rsidRPr="002C3B95">
        <w:rPr>
          <w:rFonts w:ascii="Times New Roman" w:hAnsi="Times New Roman" w:cs="Times New Roman"/>
          <w:sz w:val="22"/>
        </w:rPr>
        <w:t>Corporation</w:t>
      </w:r>
      <w:r w:rsidR="00E83809">
        <w:rPr>
          <w:rFonts w:ascii="Times New Roman" w:hAnsi="Times New Roman" w:cs="Times New Roman"/>
          <w:sz w:val="22"/>
        </w:rPr>
        <w:t>, as seen in the figure below,</w:t>
      </w:r>
      <w:r w:rsidR="00DB0C97">
        <w:rPr>
          <w:rFonts w:ascii="Times New Roman" w:hAnsi="Times New Roman" w:cs="Times New Roman"/>
          <w:sz w:val="22"/>
        </w:rPr>
        <w:t xml:space="preserve"> </w:t>
      </w:r>
      <w:r w:rsidR="00E83809">
        <w:rPr>
          <w:rFonts w:ascii="Times New Roman" w:hAnsi="Times New Roman" w:cs="Times New Roman"/>
          <w:sz w:val="22"/>
        </w:rPr>
        <w:t>as shown in the red circle</w:t>
      </w:r>
      <w:r w:rsidR="00FE3494">
        <w:rPr>
          <w:rFonts w:ascii="Times New Roman" w:hAnsi="Times New Roman" w:cs="Times New Roman"/>
          <w:sz w:val="22"/>
        </w:rPr>
        <w:t xml:space="preserve">. </w:t>
      </w:r>
      <w:r w:rsidR="00D51756" w:rsidRPr="002C3B95">
        <w:rPr>
          <w:rFonts w:ascii="Times New Roman" w:hAnsi="Times New Roman" w:cs="Times New Roman"/>
          <w:sz w:val="22"/>
        </w:rPr>
        <w:t>The part of the car that uses i</w:t>
      </w:r>
      <w:r w:rsidR="00574062" w:rsidRPr="002C3B95">
        <w:rPr>
          <w:rFonts w:ascii="Times New Roman" w:hAnsi="Times New Roman" w:cs="Times New Roman"/>
          <w:sz w:val="22"/>
        </w:rPr>
        <w:t>ncremental molding is the plastic bumper at the front of this car.</w:t>
      </w:r>
    </w:p>
    <w:p w14:paraId="417C6546" w14:textId="77777777" w:rsidR="000817AB" w:rsidRPr="002C3B95" w:rsidRDefault="000817AB" w:rsidP="00EC5F70">
      <w:pPr>
        <w:jc w:val="left"/>
        <w:rPr>
          <w:rFonts w:ascii="Times New Roman" w:hAnsi="Times New Roman" w:cs="Times New Roman"/>
          <w:sz w:val="28"/>
          <w:szCs w:val="32"/>
        </w:rPr>
      </w:pPr>
    </w:p>
    <w:p w14:paraId="4AD5C11A" w14:textId="77777777" w:rsidR="00E83809" w:rsidRDefault="00DB0C97" w:rsidP="00EC5F70">
      <w:pPr>
        <w:spacing w:after="160"/>
        <w:jc w:val="left"/>
        <w:rPr>
          <w:rFonts w:ascii="Times New Roman" w:hAnsi="Times New Roman" w:cs="Times New Roman"/>
          <w:sz w:val="28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7E6712" wp14:editId="5F4CF0B4">
                <wp:simplePos x="0" y="0"/>
                <wp:positionH relativeFrom="column">
                  <wp:posOffset>2318385</wp:posOffset>
                </wp:positionH>
                <wp:positionV relativeFrom="paragraph">
                  <wp:posOffset>1970405</wp:posOffset>
                </wp:positionV>
                <wp:extent cx="419100" cy="464820"/>
                <wp:effectExtent l="0" t="0" r="19050" b="11430"/>
                <wp:wrapNone/>
                <wp:docPr id="84393895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648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5CDAAF" id="Oval 2" o:spid="_x0000_s1026" style="position:absolute;margin-left:182.55pt;margin-top:155.15pt;width:33pt;height:3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6EED7EA" wp14:editId="038FDE22">
            <wp:extent cx="5400040" cy="3037840"/>
            <wp:effectExtent l="0" t="0" r="0" b="0"/>
            <wp:docPr id="1098955762" name="Picture 1" descr="A white car parked in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5762" name="Picture 1" descr="A white car parked in a parking 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CA4E" w14:textId="46B653D3" w:rsidR="001658B8" w:rsidRPr="00E83809" w:rsidRDefault="00E83809" w:rsidP="00E83809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E83809">
        <w:rPr>
          <w:rFonts w:ascii="Times New Roman" w:hAnsi="Times New Roman" w:cs="Times New Roman"/>
          <w:sz w:val="22"/>
        </w:rPr>
        <w:t xml:space="preserve">Figure 2.1: </w:t>
      </w:r>
      <w:r>
        <w:rPr>
          <w:rFonts w:ascii="Times New Roman" w:hAnsi="Times New Roman" w:cs="Times New Roman"/>
          <w:sz w:val="22"/>
        </w:rPr>
        <w:t xml:space="preserve">An example of </w:t>
      </w:r>
      <w:r w:rsidR="00D67B27">
        <w:rPr>
          <w:rFonts w:ascii="Times New Roman" w:hAnsi="Times New Roman" w:cs="Times New Roman"/>
          <w:sz w:val="22"/>
        </w:rPr>
        <w:t>Incremental forming on the Lexus LC, edge</w:t>
      </w:r>
      <w:r w:rsidR="001658B8" w:rsidRPr="00E83809">
        <w:rPr>
          <w:rFonts w:ascii="Times New Roman" w:hAnsi="Times New Roman" w:cs="Times New Roman"/>
          <w:sz w:val="22"/>
        </w:rPr>
        <w:br w:type="page"/>
      </w:r>
    </w:p>
    <w:p w14:paraId="5C46178D" w14:textId="15C63299" w:rsidR="000817AB" w:rsidRPr="002C3B95" w:rsidRDefault="000817AB" w:rsidP="00EC5F70">
      <w:pPr>
        <w:jc w:val="left"/>
        <w:rPr>
          <w:rFonts w:ascii="Times New Roman" w:hAnsi="Times New Roman" w:cs="Times New Roman"/>
          <w:sz w:val="28"/>
          <w:szCs w:val="32"/>
        </w:rPr>
      </w:pPr>
      <w:r w:rsidRPr="002C3B95">
        <w:rPr>
          <w:rFonts w:ascii="Times New Roman" w:hAnsi="Times New Roman" w:cs="Times New Roman"/>
          <w:sz w:val="28"/>
          <w:szCs w:val="32"/>
        </w:rPr>
        <w:lastRenderedPageBreak/>
        <w:t>2.2 NC machine tools​</w:t>
      </w:r>
    </w:p>
    <w:p w14:paraId="0802765C" w14:textId="0149B18E" w:rsidR="000817AB" w:rsidRPr="002C3B95" w:rsidRDefault="000817AB" w:rsidP="00EC5F70">
      <w:pPr>
        <w:pStyle w:val="ListParagraph"/>
        <w:numPr>
          <w:ilvl w:val="2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Overview​</w:t>
      </w:r>
    </w:p>
    <w:p w14:paraId="2E6FF0BE" w14:textId="10F5FD65" w:rsidR="00651647" w:rsidRPr="002C3B95" w:rsidRDefault="00651647" w:rsidP="00EC5F70">
      <w:pPr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NC </w:t>
      </w:r>
      <w:r w:rsidR="00C755B7" w:rsidRPr="002C3B95">
        <w:rPr>
          <w:rFonts w:ascii="Times New Roman" w:hAnsi="Times New Roman" w:cs="Times New Roman"/>
          <w:sz w:val="22"/>
        </w:rPr>
        <w:t>machines</w:t>
      </w:r>
      <w:r w:rsidR="009A57A9" w:rsidRPr="002C3B95">
        <w:rPr>
          <w:rFonts w:ascii="Times New Roman" w:hAnsi="Times New Roman" w:cs="Times New Roman"/>
          <w:sz w:val="22"/>
        </w:rPr>
        <w:t>, or Numerical control machines, are machines</w:t>
      </w:r>
      <w:r w:rsidR="00B21ADB" w:rsidRPr="002C3B95">
        <w:rPr>
          <w:rFonts w:ascii="Times New Roman" w:hAnsi="Times New Roman" w:cs="Times New Roman"/>
          <w:sz w:val="22"/>
        </w:rPr>
        <w:t xml:space="preserve"> </w:t>
      </w:r>
      <w:r w:rsidRPr="002C3B95">
        <w:rPr>
          <w:rFonts w:ascii="Times New Roman" w:hAnsi="Times New Roman" w:cs="Times New Roman"/>
          <w:sz w:val="22"/>
        </w:rPr>
        <w:t xml:space="preserve">that </w:t>
      </w:r>
      <w:r w:rsidR="00B21ADB" w:rsidRPr="002C3B95">
        <w:rPr>
          <w:rFonts w:ascii="Times New Roman" w:hAnsi="Times New Roman" w:cs="Times New Roman"/>
          <w:sz w:val="22"/>
        </w:rPr>
        <w:t xml:space="preserve">can be </w:t>
      </w:r>
      <w:r w:rsidR="00C755B7" w:rsidRPr="002C3B95">
        <w:rPr>
          <w:rFonts w:ascii="Times New Roman" w:hAnsi="Times New Roman" w:cs="Times New Roman"/>
          <w:sz w:val="22"/>
        </w:rPr>
        <w:t>controlled</w:t>
      </w:r>
      <w:r w:rsidR="00B21ADB" w:rsidRPr="002C3B95">
        <w:rPr>
          <w:rFonts w:ascii="Times New Roman" w:hAnsi="Times New Roman" w:cs="Times New Roman"/>
          <w:sz w:val="22"/>
        </w:rPr>
        <w:t xml:space="preserve"> with </w:t>
      </w:r>
      <w:r w:rsidR="0021543E" w:rsidRPr="002C3B95">
        <w:rPr>
          <w:rFonts w:ascii="Times New Roman" w:hAnsi="Times New Roman" w:cs="Times New Roman"/>
          <w:sz w:val="22"/>
        </w:rPr>
        <w:t>a set of numerical commands</w:t>
      </w:r>
      <w:r w:rsidR="00F04EFD" w:rsidRPr="002C3B95">
        <w:rPr>
          <w:rFonts w:ascii="Times New Roman" w:hAnsi="Times New Roman" w:cs="Times New Roman"/>
          <w:sz w:val="22"/>
        </w:rPr>
        <w:t xml:space="preserve">. </w:t>
      </w:r>
      <w:r w:rsidRPr="002C3B95">
        <w:rPr>
          <w:rFonts w:ascii="Times New Roman" w:hAnsi="Times New Roman" w:cs="Times New Roman"/>
          <w:sz w:val="22"/>
        </w:rPr>
        <w:t xml:space="preserve">The </w:t>
      </w:r>
      <w:r w:rsidR="00DD37DB" w:rsidRPr="002C3B95">
        <w:rPr>
          <w:rFonts w:ascii="Times New Roman" w:hAnsi="Times New Roman" w:cs="Times New Roman"/>
          <w:sz w:val="22"/>
        </w:rPr>
        <w:t xml:space="preserve">commands given to the machine can determine things like </w:t>
      </w:r>
      <w:r w:rsidR="00B01257" w:rsidRPr="002C3B95">
        <w:rPr>
          <w:rFonts w:ascii="Times New Roman" w:hAnsi="Times New Roman" w:cs="Times New Roman"/>
          <w:sz w:val="22"/>
        </w:rPr>
        <w:t xml:space="preserve">the </w:t>
      </w:r>
      <w:r w:rsidRPr="002C3B95">
        <w:rPr>
          <w:rFonts w:ascii="Times New Roman" w:hAnsi="Times New Roman" w:cs="Times New Roman"/>
          <w:sz w:val="22"/>
        </w:rPr>
        <w:t>position and speed</w:t>
      </w:r>
      <w:r w:rsidR="00B01257" w:rsidRPr="002C3B95">
        <w:rPr>
          <w:rFonts w:ascii="Times New Roman" w:hAnsi="Times New Roman" w:cs="Times New Roman"/>
          <w:sz w:val="22"/>
        </w:rPr>
        <w:t xml:space="preserve"> of the tool</w:t>
      </w:r>
      <w:r w:rsidR="00F904DD" w:rsidRPr="002C3B95">
        <w:rPr>
          <w:rFonts w:ascii="Times New Roman" w:hAnsi="Times New Roman" w:cs="Times New Roman"/>
          <w:sz w:val="22"/>
        </w:rPr>
        <w:t xml:space="preserve">. </w:t>
      </w:r>
      <w:r w:rsidR="00772BFF">
        <w:rPr>
          <w:rFonts w:ascii="Times New Roman" w:hAnsi="Times New Roman" w:cs="Times New Roman"/>
          <w:sz w:val="22"/>
        </w:rPr>
        <w:t>Programmed commands can execute a series of operations related to machines</w:t>
      </w:r>
      <w:r w:rsidRPr="002C3B95">
        <w:rPr>
          <w:rFonts w:ascii="Times New Roman" w:hAnsi="Times New Roman" w:cs="Times New Roman"/>
          <w:sz w:val="22"/>
        </w:rPr>
        <w:t xml:space="preserve">. </w:t>
      </w:r>
      <w:r w:rsidR="00F04EFD" w:rsidRPr="002C3B95">
        <w:rPr>
          <w:rFonts w:ascii="Times New Roman" w:hAnsi="Times New Roman" w:cs="Times New Roman"/>
          <w:sz w:val="22"/>
        </w:rPr>
        <w:t xml:space="preserve">This allows </w:t>
      </w:r>
      <w:r w:rsidR="00D759C1" w:rsidRPr="002C3B95">
        <w:rPr>
          <w:rFonts w:ascii="Times New Roman" w:hAnsi="Times New Roman" w:cs="Times New Roman"/>
          <w:sz w:val="22"/>
        </w:rPr>
        <w:t>machines</w:t>
      </w:r>
      <w:r w:rsidRPr="002C3B95">
        <w:rPr>
          <w:rFonts w:ascii="Times New Roman" w:hAnsi="Times New Roman" w:cs="Times New Roman"/>
          <w:sz w:val="22"/>
        </w:rPr>
        <w:t xml:space="preserve"> </w:t>
      </w:r>
      <w:r w:rsidR="00D759C1" w:rsidRPr="002C3B95">
        <w:rPr>
          <w:rFonts w:ascii="Times New Roman" w:hAnsi="Times New Roman" w:cs="Times New Roman"/>
          <w:sz w:val="22"/>
        </w:rPr>
        <w:t xml:space="preserve">to do what was </w:t>
      </w:r>
      <w:r w:rsidRPr="002C3B95">
        <w:rPr>
          <w:rFonts w:ascii="Times New Roman" w:hAnsi="Times New Roman" w:cs="Times New Roman"/>
          <w:sz w:val="22"/>
        </w:rPr>
        <w:t xml:space="preserve">previously done manually by </w:t>
      </w:r>
      <w:r w:rsidR="00D759C1" w:rsidRPr="002C3B95">
        <w:rPr>
          <w:rFonts w:ascii="Times New Roman" w:hAnsi="Times New Roman" w:cs="Times New Roman"/>
          <w:sz w:val="22"/>
        </w:rPr>
        <w:t>humans</w:t>
      </w:r>
      <w:r w:rsidR="00F04EFD" w:rsidRPr="002C3B95">
        <w:rPr>
          <w:rFonts w:ascii="Times New Roman" w:hAnsi="Times New Roman" w:cs="Times New Roman"/>
          <w:sz w:val="22"/>
        </w:rPr>
        <w:t xml:space="preserve"> </w:t>
      </w:r>
      <w:r w:rsidR="00346F88" w:rsidRPr="002C3B95">
        <w:rPr>
          <w:rFonts w:ascii="Times New Roman" w:hAnsi="Times New Roman" w:cs="Times New Roman"/>
          <w:sz w:val="22"/>
        </w:rPr>
        <w:t>to be automated,</w:t>
      </w:r>
      <w:r w:rsidRPr="002C3B95">
        <w:rPr>
          <w:rFonts w:ascii="Times New Roman" w:hAnsi="Times New Roman" w:cs="Times New Roman"/>
          <w:sz w:val="22"/>
        </w:rPr>
        <w:t xml:space="preserve"> shortening proces</w:t>
      </w:r>
      <w:r w:rsidR="00401FB8" w:rsidRPr="002C3B95">
        <w:rPr>
          <w:rFonts w:ascii="Times New Roman" w:hAnsi="Times New Roman" w:cs="Times New Roman"/>
          <w:sz w:val="22"/>
        </w:rPr>
        <w:t>sing times</w:t>
      </w:r>
      <w:r w:rsidRPr="002C3B95">
        <w:rPr>
          <w:rFonts w:ascii="Times New Roman" w:hAnsi="Times New Roman" w:cs="Times New Roman"/>
          <w:sz w:val="22"/>
        </w:rPr>
        <w:t xml:space="preserve">, improving productivity, and reducing labor costs. </w:t>
      </w:r>
      <w:r w:rsidR="00E46207" w:rsidRPr="002C3B95">
        <w:rPr>
          <w:rFonts w:ascii="Times New Roman" w:hAnsi="Times New Roman" w:cs="Times New Roman"/>
          <w:sz w:val="22"/>
        </w:rPr>
        <w:t xml:space="preserve"> </w:t>
      </w:r>
      <w:r w:rsidR="00772BFF">
        <w:rPr>
          <w:rFonts w:ascii="Times New Roman" w:hAnsi="Times New Roman" w:cs="Times New Roman"/>
          <w:sz w:val="22"/>
        </w:rPr>
        <w:t xml:space="preserve">Recently, a control method called CNC, </w:t>
      </w:r>
      <w:r w:rsidRPr="002C3B95">
        <w:rPr>
          <w:rFonts w:ascii="Times New Roman" w:hAnsi="Times New Roman" w:cs="Times New Roman"/>
          <w:sz w:val="22"/>
        </w:rPr>
        <w:t>a form of computer-based numerical control, has become common.</w:t>
      </w:r>
    </w:p>
    <w:p w14:paraId="192BE806" w14:textId="77777777" w:rsidR="001658B8" w:rsidRPr="002C3B95" w:rsidRDefault="001658B8" w:rsidP="00EC5F70">
      <w:pPr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An NC program is a program for automatically operating NC machines. A program consists of blocks, which are the individual lines like the one below:</w:t>
      </w:r>
    </w:p>
    <w:p w14:paraId="4470F570" w14:textId="77777777" w:rsidR="001658B8" w:rsidRPr="002C3B95" w:rsidRDefault="001658B8" w:rsidP="00EC5F70">
      <w:pPr>
        <w:jc w:val="center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G01 X8 Y10 </w:t>
      </w:r>
      <w:proofErr w:type="gramStart"/>
      <w:r w:rsidRPr="002C3B95">
        <w:rPr>
          <w:rFonts w:ascii="Times New Roman" w:hAnsi="Times New Roman" w:cs="Times New Roman"/>
          <w:sz w:val="22"/>
        </w:rPr>
        <w:t>Z9;</w:t>
      </w:r>
      <w:proofErr w:type="gramEnd"/>
    </w:p>
    <w:p w14:paraId="3C849990" w14:textId="4BB23D5F" w:rsidR="001658B8" w:rsidRPr="002C3B95" w:rsidRDefault="001658B8" w:rsidP="00EC5F70">
      <w:pPr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Blocks are generally </w:t>
      </w:r>
      <w:r w:rsidR="00772BFF">
        <w:rPr>
          <w:rFonts w:ascii="Times New Roman" w:hAnsi="Times New Roman" w:cs="Times New Roman"/>
          <w:sz w:val="22"/>
        </w:rPr>
        <w:t>divided into two</w:t>
      </w:r>
      <w:r w:rsidRPr="002C3B95">
        <w:rPr>
          <w:rFonts w:ascii="Times New Roman" w:hAnsi="Times New Roman" w:cs="Times New Roman"/>
          <w:sz w:val="22"/>
        </w:rPr>
        <w:t xml:space="preserve"> parts, the Function section (G01) and the coordinate section (X8 Y10 Z9;). The NC program </w:t>
      </w:r>
      <w:r w:rsidR="00671862">
        <w:rPr>
          <w:rFonts w:ascii="Times New Roman" w:hAnsi="Times New Roman" w:cs="Times New Roman"/>
          <w:sz w:val="22"/>
        </w:rPr>
        <w:t>can also be programmed to control the start and end of machining with specific notation specified in the table below</w:t>
      </w:r>
      <w:r w:rsidRPr="002C3B95">
        <w:rPr>
          <w:rFonts w:ascii="Times New Roman" w:hAnsi="Times New Roman" w:cs="Times New Roman"/>
          <w:sz w:val="22"/>
        </w:rPr>
        <w:t xml:space="preserve"> (Table X). </w:t>
      </w:r>
      <w:r w:rsidR="00671862">
        <w:rPr>
          <w:rFonts w:ascii="Times New Roman" w:hAnsi="Times New Roman" w:cs="Times New Roman"/>
          <w:sz w:val="22"/>
        </w:rPr>
        <w:t>The function section (G01) will change depending on the function you want</w:t>
      </w:r>
      <w:r w:rsidRPr="002C3B95">
        <w:rPr>
          <w:rFonts w:ascii="Times New Roman" w:hAnsi="Times New Roman" w:cs="Times New Roman"/>
          <w:sz w:val="22"/>
        </w:rPr>
        <w:t xml:space="preserve">. The following are general descriptions for the different types of functions. </w:t>
      </w:r>
    </w:p>
    <w:p w14:paraId="4603F4EA" w14:textId="77777777" w:rsidR="001658B8" w:rsidRPr="002C3B95" w:rsidRDefault="001658B8" w:rsidP="00EC5F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G-Code</w:t>
      </w:r>
    </w:p>
    <w:p w14:paraId="20D7996A" w14:textId="77777777" w:rsidR="001658B8" w:rsidRPr="002C3B95" w:rsidRDefault="001658B8" w:rsidP="00EC5F70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General Functions become preparatory functions in G-code and NC programs</w:t>
      </w:r>
    </w:p>
    <w:p w14:paraId="0A253A46" w14:textId="77777777" w:rsidR="001658B8" w:rsidRPr="002C3B95" w:rsidRDefault="001658B8" w:rsidP="00EC5F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M-Code</w:t>
      </w:r>
    </w:p>
    <w:p w14:paraId="51393CD6" w14:textId="00E1B132" w:rsidR="001658B8" w:rsidRPr="002C3B95" w:rsidRDefault="001658B8" w:rsidP="00EC5F70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Miscellaneous Functions are M-codes, auxiliary functions primarily used for commands other than movement.</w:t>
      </w:r>
    </w:p>
    <w:p w14:paraId="1BDFBA6E" w14:textId="77777777" w:rsidR="001658B8" w:rsidRPr="002C3B95" w:rsidRDefault="001658B8" w:rsidP="00EC5F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F-code</w:t>
      </w:r>
    </w:p>
    <w:p w14:paraId="70FFDBE2" w14:textId="77777777" w:rsidR="001658B8" w:rsidRPr="002C3B95" w:rsidRDefault="001658B8" w:rsidP="00EC5F70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Control the F-code and feed speed from Feed Functions.</w:t>
      </w:r>
    </w:p>
    <w:p w14:paraId="22A369B6" w14:textId="77777777" w:rsidR="001658B8" w:rsidRPr="002C3B95" w:rsidRDefault="001658B8" w:rsidP="00EC5F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S-Code</w:t>
      </w:r>
    </w:p>
    <w:p w14:paraId="721B214A" w14:textId="77777777" w:rsidR="001658B8" w:rsidRPr="002C3B95" w:rsidRDefault="001658B8" w:rsidP="00EC5F70">
      <w:pPr>
        <w:pStyle w:val="ListParagraph"/>
        <w:numPr>
          <w:ilvl w:val="1"/>
          <w:numId w:val="44"/>
        </w:num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S-code controls the spindle rotation speed.</w:t>
      </w:r>
    </w:p>
    <w:p w14:paraId="15D8FA3D" w14:textId="1A147E1A" w:rsidR="001658B8" w:rsidRPr="002C3B95" w:rsidRDefault="001658B8" w:rsidP="00EC5F70">
      <w:pPr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The following table </w:t>
      </w:r>
      <w:r w:rsidR="00671862">
        <w:rPr>
          <w:rFonts w:ascii="Times New Roman" w:hAnsi="Times New Roman" w:cs="Times New Roman"/>
          <w:sz w:val="22"/>
        </w:rPr>
        <w:t xml:space="preserve">shows the functions </w:t>
      </w:r>
      <w:r w:rsidRPr="002C3B95">
        <w:rPr>
          <w:rFonts w:ascii="Times New Roman" w:hAnsi="Times New Roman" w:cs="Times New Roman"/>
          <w:sz w:val="22"/>
        </w:rPr>
        <w:t xml:space="preserve">used in the G-code during this research. </w:t>
      </w:r>
    </w:p>
    <w:p w14:paraId="1315EBBF" w14:textId="66E98CC6" w:rsidR="001658B8" w:rsidRDefault="001658B8" w:rsidP="00EC5F70">
      <w:p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br w:type="page"/>
      </w:r>
    </w:p>
    <w:p w14:paraId="4DCB10D3" w14:textId="44627362" w:rsidR="008C47F5" w:rsidRPr="008C47F5" w:rsidRDefault="008C47F5" w:rsidP="008C47F5">
      <w:pPr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lastRenderedPageBreak/>
        <w:t xml:space="preserve">Table 2.1: G-code </w:t>
      </w:r>
      <w:commentRangeStart w:id="5"/>
      <w:r w:rsidRPr="0049326B">
        <w:rPr>
          <w:rFonts w:ascii="Times New Roman" w:hAnsi="Times New Roman" w:cs="Times New Roman"/>
          <w:szCs w:val="21"/>
        </w:rPr>
        <w:t>functions</w:t>
      </w:r>
      <w:commentRangeEnd w:id="5"/>
      <w:r>
        <w:rPr>
          <w:rStyle w:val="CommentReference"/>
        </w:rPr>
        <w:commentReference w:id="5"/>
      </w:r>
      <w:ins w:id="6" w:author="Emir Yilmaz" w:date="2025-04-28T13:57:00Z" w16du:dateUtc="2025-04-28T04:57:00Z">
        <w:r>
          <w:rPr>
            <w:rFonts w:ascii="Times New Roman" w:hAnsi="Times New Roman" w:cs="Times New Roman"/>
            <w:szCs w:val="21"/>
          </w:rPr>
          <w:t xml:space="preserve"> </w:t>
        </w:r>
      </w:ins>
    </w:p>
    <w:tbl>
      <w:tblPr>
        <w:tblStyle w:val="TableGrid"/>
        <w:tblpPr w:leftFromText="180" w:rightFromText="180" w:vertAnchor="text" w:horzAnchor="margin" w:tblpY="117"/>
        <w:tblW w:w="0" w:type="auto"/>
        <w:tblLook w:val="04A0" w:firstRow="1" w:lastRow="0" w:firstColumn="1" w:lastColumn="0" w:noHBand="0" w:noVBand="1"/>
      </w:tblPr>
      <w:tblGrid>
        <w:gridCol w:w="2087"/>
        <w:gridCol w:w="2391"/>
        <w:gridCol w:w="2783"/>
        <w:gridCol w:w="1233"/>
      </w:tblGrid>
      <w:tr w:rsidR="00CB204F" w:rsidRPr="002C3B95" w14:paraId="00623553" w14:textId="77777777" w:rsidTr="00A30920">
        <w:tc>
          <w:tcPr>
            <w:tcW w:w="2191" w:type="dxa"/>
            <w:vMerge w:val="restart"/>
          </w:tcPr>
          <w:p w14:paraId="2865A648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8DA04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0BEB2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07414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1ECB1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242CE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9A018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7F8898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7FAD3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E2EB2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2256E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429A5E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8E4D5" w14:textId="77777777" w:rsidR="00CB204F" w:rsidRPr="002C3B95" w:rsidRDefault="00CB204F" w:rsidP="00EC5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 Code</w:t>
            </w:r>
          </w:p>
        </w:tc>
        <w:tc>
          <w:tcPr>
            <w:tcW w:w="5364" w:type="dxa"/>
            <w:gridSpan w:val="2"/>
          </w:tcPr>
          <w:p w14:paraId="77DFB3AA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Positioning</w:t>
            </w:r>
          </w:p>
        </w:tc>
        <w:tc>
          <w:tcPr>
            <w:tcW w:w="1273" w:type="dxa"/>
          </w:tcPr>
          <w:p w14:paraId="5BFC7D5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G00</w:t>
            </w:r>
          </w:p>
        </w:tc>
      </w:tr>
      <w:tr w:rsidR="00CB204F" w:rsidRPr="002C3B95" w14:paraId="07A433C8" w14:textId="77777777" w:rsidTr="00A30920">
        <w:tc>
          <w:tcPr>
            <w:tcW w:w="2191" w:type="dxa"/>
            <w:vMerge/>
          </w:tcPr>
          <w:p w14:paraId="52A47124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09955091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Linear interpolation</w:t>
            </w:r>
          </w:p>
        </w:tc>
        <w:tc>
          <w:tcPr>
            <w:tcW w:w="1273" w:type="dxa"/>
          </w:tcPr>
          <w:p w14:paraId="40408E69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G01</w:t>
            </w:r>
          </w:p>
        </w:tc>
      </w:tr>
      <w:tr w:rsidR="00CB204F" w:rsidRPr="002C3B95" w14:paraId="4B78EB92" w14:textId="77777777" w:rsidTr="00A30920">
        <w:trPr>
          <w:trHeight w:val="383"/>
        </w:trPr>
        <w:tc>
          <w:tcPr>
            <w:tcW w:w="2191" w:type="dxa"/>
            <w:vMerge/>
          </w:tcPr>
          <w:p w14:paraId="416326C5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3" w:type="dxa"/>
          </w:tcPr>
          <w:p w14:paraId="13D3265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Circular interpolation</w:t>
            </w:r>
          </w:p>
        </w:tc>
        <w:tc>
          <w:tcPr>
            <w:tcW w:w="2901" w:type="dxa"/>
          </w:tcPr>
          <w:p w14:paraId="26738C9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Clockwise</w:t>
            </w:r>
          </w:p>
        </w:tc>
        <w:tc>
          <w:tcPr>
            <w:tcW w:w="1273" w:type="dxa"/>
          </w:tcPr>
          <w:p w14:paraId="39E619CF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G02</w:t>
            </w:r>
          </w:p>
        </w:tc>
      </w:tr>
      <w:tr w:rsidR="00CB204F" w:rsidRPr="002C3B95" w14:paraId="033891C9" w14:textId="77777777" w:rsidTr="00A30920">
        <w:trPr>
          <w:trHeight w:val="500"/>
        </w:trPr>
        <w:tc>
          <w:tcPr>
            <w:tcW w:w="2191" w:type="dxa"/>
            <w:vMerge/>
          </w:tcPr>
          <w:p w14:paraId="78F223EA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3" w:type="dxa"/>
          </w:tcPr>
          <w:p w14:paraId="7C58CD14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Helical interpolation</w:t>
            </w:r>
          </w:p>
        </w:tc>
        <w:tc>
          <w:tcPr>
            <w:tcW w:w="2901" w:type="dxa"/>
          </w:tcPr>
          <w:p w14:paraId="75C068E1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Counter clockwise</w:t>
            </w:r>
            <w:proofErr w:type="gramEnd"/>
          </w:p>
        </w:tc>
        <w:tc>
          <w:tcPr>
            <w:tcW w:w="1273" w:type="dxa"/>
          </w:tcPr>
          <w:p w14:paraId="7184803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G03</w:t>
            </w:r>
          </w:p>
        </w:tc>
      </w:tr>
      <w:tr w:rsidR="00CB204F" w:rsidRPr="002C3B95" w14:paraId="67B76E1B" w14:textId="77777777" w:rsidTr="00A30920">
        <w:tc>
          <w:tcPr>
            <w:tcW w:w="2191" w:type="dxa"/>
            <w:vMerge/>
          </w:tcPr>
          <w:p w14:paraId="2C3D759B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3" w:type="dxa"/>
            <w:vMerge w:val="restart"/>
          </w:tcPr>
          <w:p w14:paraId="4CD58DE2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Plane Selection</w:t>
            </w:r>
          </w:p>
        </w:tc>
        <w:tc>
          <w:tcPr>
            <w:tcW w:w="2901" w:type="dxa"/>
          </w:tcPr>
          <w:p w14:paraId="37B0E806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XY Plane</w:t>
            </w:r>
          </w:p>
        </w:tc>
        <w:tc>
          <w:tcPr>
            <w:tcW w:w="1273" w:type="dxa"/>
          </w:tcPr>
          <w:p w14:paraId="18C20E9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G17</w:t>
            </w:r>
          </w:p>
        </w:tc>
      </w:tr>
      <w:tr w:rsidR="00CB204F" w:rsidRPr="002C3B95" w14:paraId="367766A0" w14:textId="77777777" w:rsidTr="00A30920">
        <w:tc>
          <w:tcPr>
            <w:tcW w:w="2191" w:type="dxa"/>
            <w:vMerge/>
          </w:tcPr>
          <w:p w14:paraId="0307F02F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3" w:type="dxa"/>
            <w:vMerge/>
          </w:tcPr>
          <w:p w14:paraId="6295DD8A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</w:tcPr>
          <w:p w14:paraId="2A60E641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YZ Plane</w:t>
            </w:r>
          </w:p>
        </w:tc>
        <w:tc>
          <w:tcPr>
            <w:tcW w:w="1273" w:type="dxa"/>
          </w:tcPr>
          <w:p w14:paraId="626E2467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G18</w:t>
            </w:r>
          </w:p>
        </w:tc>
      </w:tr>
      <w:tr w:rsidR="00CB204F" w:rsidRPr="002C3B95" w14:paraId="71274E47" w14:textId="77777777" w:rsidTr="00A30920">
        <w:tc>
          <w:tcPr>
            <w:tcW w:w="2191" w:type="dxa"/>
            <w:vMerge/>
          </w:tcPr>
          <w:p w14:paraId="1DA8CE7C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3" w:type="dxa"/>
            <w:vMerge/>
          </w:tcPr>
          <w:p w14:paraId="70063406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</w:tcPr>
          <w:p w14:paraId="3906C73C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ZX Plane</w:t>
            </w:r>
          </w:p>
        </w:tc>
        <w:tc>
          <w:tcPr>
            <w:tcW w:w="1273" w:type="dxa"/>
          </w:tcPr>
          <w:p w14:paraId="541628C7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G19</w:t>
            </w:r>
          </w:p>
        </w:tc>
      </w:tr>
      <w:tr w:rsidR="00CB204F" w:rsidRPr="002C3B95" w14:paraId="041B9221" w14:textId="77777777" w:rsidTr="00A30920">
        <w:tc>
          <w:tcPr>
            <w:tcW w:w="2191" w:type="dxa"/>
            <w:vMerge/>
          </w:tcPr>
          <w:p w14:paraId="0BF300E4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0475F17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Inch input</w:t>
            </w:r>
          </w:p>
        </w:tc>
        <w:tc>
          <w:tcPr>
            <w:tcW w:w="1273" w:type="dxa"/>
          </w:tcPr>
          <w:p w14:paraId="3BBE06E7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G20</w:t>
            </w:r>
          </w:p>
        </w:tc>
      </w:tr>
      <w:tr w:rsidR="00CB204F" w:rsidRPr="002C3B95" w14:paraId="1B3B4568" w14:textId="77777777" w:rsidTr="00A30920">
        <w:tc>
          <w:tcPr>
            <w:tcW w:w="2191" w:type="dxa"/>
            <w:vMerge/>
          </w:tcPr>
          <w:p w14:paraId="30C1B708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12978CD8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mm input</w:t>
            </w:r>
          </w:p>
        </w:tc>
        <w:tc>
          <w:tcPr>
            <w:tcW w:w="1273" w:type="dxa"/>
          </w:tcPr>
          <w:p w14:paraId="5B02F343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G21</w:t>
            </w:r>
          </w:p>
        </w:tc>
      </w:tr>
      <w:tr w:rsidR="00CB204F" w:rsidRPr="002C3B95" w14:paraId="06A88468" w14:textId="77777777" w:rsidTr="00A30920">
        <w:tc>
          <w:tcPr>
            <w:tcW w:w="2191" w:type="dxa"/>
            <w:vMerge/>
          </w:tcPr>
          <w:p w14:paraId="4BE2681E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47C12FB9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Local coordinate system settings</w:t>
            </w:r>
          </w:p>
        </w:tc>
        <w:tc>
          <w:tcPr>
            <w:tcW w:w="1273" w:type="dxa"/>
          </w:tcPr>
          <w:p w14:paraId="5950AA77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G52</w:t>
            </w:r>
          </w:p>
        </w:tc>
      </w:tr>
      <w:tr w:rsidR="00CB204F" w:rsidRPr="002C3B95" w14:paraId="5EAFE998" w14:textId="77777777" w:rsidTr="00A30920">
        <w:tc>
          <w:tcPr>
            <w:tcW w:w="2191" w:type="dxa"/>
            <w:vMerge/>
          </w:tcPr>
          <w:p w14:paraId="09EC2FD9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44F455CC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Machine coordinate system selection</w:t>
            </w:r>
          </w:p>
        </w:tc>
        <w:tc>
          <w:tcPr>
            <w:tcW w:w="1273" w:type="dxa"/>
          </w:tcPr>
          <w:p w14:paraId="6C8C5543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G53</w:t>
            </w:r>
          </w:p>
        </w:tc>
      </w:tr>
      <w:tr w:rsidR="00CB204F" w:rsidRPr="002C3B95" w14:paraId="4B8EF8C9" w14:textId="77777777" w:rsidTr="00A30920">
        <w:tc>
          <w:tcPr>
            <w:tcW w:w="2191" w:type="dxa"/>
            <w:vMerge/>
          </w:tcPr>
          <w:p w14:paraId="1DA1489C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4F6B3AB9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Work coordinate system selection</w:t>
            </w:r>
          </w:p>
        </w:tc>
        <w:tc>
          <w:tcPr>
            <w:tcW w:w="1273" w:type="dxa"/>
          </w:tcPr>
          <w:p w14:paraId="5FB8B1EF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G54-G59</w:t>
            </w:r>
          </w:p>
        </w:tc>
      </w:tr>
      <w:tr w:rsidR="00CB204F" w:rsidRPr="002C3B95" w14:paraId="735E8505" w14:textId="77777777" w:rsidTr="00A30920">
        <w:tc>
          <w:tcPr>
            <w:tcW w:w="2191" w:type="dxa"/>
            <w:vMerge/>
          </w:tcPr>
          <w:p w14:paraId="46EB247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45E3B7B6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Absolute coordinate command</w:t>
            </w:r>
          </w:p>
        </w:tc>
        <w:tc>
          <w:tcPr>
            <w:tcW w:w="1273" w:type="dxa"/>
          </w:tcPr>
          <w:p w14:paraId="4C0B94F6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G90</w:t>
            </w:r>
          </w:p>
        </w:tc>
      </w:tr>
      <w:tr w:rsidR="00CB204F" w:rsidRPr="002C3B95" w14:paraId="1FBDD733" w14:textId="77777777" w:rsidTr="00A30920">
        <w:tc>
          <w:tcPr>
            <w:tcW w:w="2191" w:type="dxa"/>
            <w:vMerge/>
          </w:tcPr>
          <w:p w14:paraId="0C2200F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0F8C9A3E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Relative coordinate command</w:t>
            </w:r>
          </w:p>
        </w:tc>
        <w:tc>
          <w:tcPr>
            <w:tcW w:w="1273" w:type="dxa"/>
          </w:tcPr>
          <w:p w14:paraId="2005F612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G91</w:t>
            </w:r>
          </w:p>
        </w:tc>
      </w:tr>
      <w:tr w:rsidR="00CB204F" w:rsidRPr="002C3B95" w14:paraId="6776506D" w14:textId="77777777" w:rsidTr="00A30920">
        <w:tc>
          <w:tcPr>
            <w:tcW w:w="2191" w:type="dxa"/>
            <w:vMerge/>
          </w:tcPr>
          <w:p w14:paraId="50F57E04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74F04C05" w14:textId="5755D5ED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Work coordinate system settings</w:t>
            </w:r>
            <w:r w:rsidR="006718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3" w:type="dxa"/>
          </w:tcPr>
          <w:p w14:paraId="41A16396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G92</w:t>
            </w:r>
          </w:p>
        </w:tc>
      </w:tr>
      <w:tr w:rsidR="00CB204F" w:rsidRPr="002C3B95" w14:paraId="00103730" w14:textId="77777777" w:rsidTr="00A30920">
        <w:tc>
          <w:tcPr>
            <w:tcW w:w="2191" w:type="dxa"/>
            <w:vMerge w:val="restart"/>
          </w:tcPr>
          <w:p w14:paraId="40F844C2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M Code</w:t>
            </w:r>
          </w:p>
        </w:tc>
        <w:tc>
          <w:tcPr>
            <w:tcW w:w="5364" w:type="dxa"/>
            <w:gridSpan w:val="2"/>
          </w:tcPr>
          <w:p w14:paraId="0F72942E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Spindle section</w:t>
            </w:r>
          </w:p>
        </w:tc>
        <w:tc>
          <w:tcPr>
            <w:tcW w:w="1273" w:type="dxa"/>
          </w:tcPr>
          <w:p w14:paraId="39AB6A0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M03</w:t>
            </w:r>
          </w:p>
        </w:tc>
      </w:tr>
      <w:tr w:rsidR="00CB204F" w:rsidRPr="002C3B95" w14:paraId="4545C79F" w14:textId="77777777" w:rsidTr="00A30920">
        <w:tc>
          <w:tcPr>
            <w:tcW w:w="2191" w:type="dxa"/>
            <w:vMerge/>
          </w:tcPr>
          <w:p w14:paraId="0921E456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4" w:type="dxa"/>
            <w:gridSpan w:val="2"/>
          </w:tcPr>
          <w:p w14:paraId="74417E0C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Program end</w:t>
            </w:r>
          </w:p>
        </w:tc>
        <w:tc>
          <w:tcPr>
            <w:tcW w:w="1273" w:type="dxa"/>
          </w:tcPr>
          <w:p w14:paraId="0F8D92CF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M30</w:t>
            </w:r>
          </w:p>
        </w:tc>
      </w:tr>
      <w:tr w:rsidR="00CB204F" w:rsidRPr="002C3B95" w14:paraId="59335F4A" w14:textId="77777777" w:rsidTr="00A30920">
        <w:tc>
          <w:tcPr>
            <w:tcW w:w="2191" w:type="dxa"/>
          </w:tcPr>
          <w:p w14:paraId="2107EFFC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F Code</w:t>
            </w:r>
          </w:p>
        </w:tc>
        <w:tc>
          <w:tcPr>
            <w:tcW w:w="5364" w:type="dxa"/>
            <w:gridSpan w:val="2"/>
          </w:tcPr>
          <w:p w14:paraId="488E6C7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Feed Speed (mm/min)</w:t>
            </w:r>
          </w:p>
        </w:tc>
        <w:tc>
          <w:tcPr>
            <w:tcW w:w="1273" w:type="dxa"/>
          </w:tcPr>
          <w:p w14:paraId="1AE4DE5D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F5</w:t>
            </w:r>
          </w:p>
        </w:tc>
      </w:tr>
      <w:tr w:rsidR="00CB204F" w:rsidRPr="002C3B95" w14:paraId="444469E2" w14:textId="77777777" w:rsidTr="00A30920">
        <w:tc>
          <w:tcPr>
            <w:tcW w:w="2191" w:type="dxa"/>
          </w:tcPr>
          <w:p w14:paraId="22DB7AFE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S Code</w:t>
            </w:r>
          </w:p>
        </w:tc>
        <w:tc>
          <w:tcPr>
            <w:tcW w:w="5364" w:type="dxa"/>
            <w:gridSpan w:val="2"/>
          </w:tcPr>
          <w:p w14:paraId="590A2555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Rotation Speed (RPM)</w:t>
            </w:r>
          </w:p>
        </w:tc>
        <w:tc>
          <w:tcPr>
            <w:tcW w:w="1273" w:type="dxa"/>
          </w:tcPr>
          <w:p w14:paraId="75471D85" w14:textId="77777777" w:rsidR="00CB204F" w:rsidRPr="002C3B95" w:rsidRDefault="00CB204F" w:rsidP="00EC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B95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</w:tr>
    </w:tbl>
    <w:p w14:paraId="30D05EEC" w14:textId="77777777" w:rsidR="008C47F5" w:rsidRDefault="008C47F5" w:rsidP="00EC5F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B5C1E" w14:textId="06742587" w:rsidR="000817AB" w:rsidRPr="002C3B95" w:rsidRDefault="000817AB" w:rsidP="00EC5F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2.2.3 3D </w:t>
      </w:r>
      <w:commentRangeStart w:id="7"/>
      <w:r w:rsidRPr="002C3B95">
        <w:rPr>
          <w:rFonts w:ascii="Times New Roman" w:hAnsi="Times New Roman" w:cs="Times New Roman"/>
          <w:b/>
          <w:bCs/>
          <w:sz w:val="24"/>
          <w:szCs w:val="24"/>
        </w:rPr>
        <w:t>CAD</w:t>
      </w:r>
      <w:commentRangeEnd w:id="7"/>
      <w:r w:rsidR="00876C1E">
        <w:rPr>
          <w:rStyle w:val="CommentReference"/>
        </w:rPr>
        <w:commentReference w:id="7"/>
      </w:r>
      <w:r w:rsidRPr="002C3B95">
        <w:rPr>
          <w:rFonts w:ascii="Times New Roman" w:hAnsi="Times New Roman" w:cs="Times New Roman"/>
          <w:b/>
          <w:bCs/>
          <w:sz w:val="24"/>
          <w:szCs w:val="24"/>
        </w:rPr>
        <w:tab/>
      </w:r>
      <w:ins w:id="8" w:author="Emir Yilmaz" w:date="2025-04-28T13:58:00Z" w16du:dateUtc="2025-04-28T04:58:00Z">
        <w:r w:rsidR="003008FB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</w:p>
    <w:p w14:paraId="120E3A9F" w14:textId="5D1B2058" w:rsidR="005E5822" w:rsidRDefault="000C5674" w:rsidP="00EC5F70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CAD (Computer Aided Design) is software for designing on a computer. CAD can be broadly divided into two types: 2D CAD and 3D CAD.</w:t>
      </w:r>
      <w:r w:rsidR="00862DA4" w:rsidRPr="002C3B95">
        <w:rPr>
          <w:rFonts w:ascii="Times New Roman" w:hAnsi="Times New Roman" w:cs="Times New Roman"/>
          <w:b/>
          <w:bCs/>
          <w:sz w:val="22"/>
        </w:rPr>
        <w:t xml:space="preserve"> </w:t>
      </w:r>
      <w:r w:rsidRPr="002C3B95">
        <w:rPr>
          <w:rFonts w:ascii="Times New Roman" w:hAnsi="Times New Roman" w:cs="Times New Roman"/>
          <w:sz w:val="22"/>
        </w:rPr>
        <w:t xml:space="preserve">With </w:t>
      </w:r>
      <w:r w:rsidR="00671862">
        <w:rPr>
          <w:rFonts w:ascii="Times New Roman" w:hAnsi="Times New Roman" w:cs="Times New Roman"/>
          <w:sz w:val="22"/>
        </w:rPr>
        <w:t>technological improvements</w:t>
      </w:r>
      <w:r w:rsidRPr="002C3B95">
        <w:rPr>
          <w:rFonts w:ascii="Times New Roman" w:hAnsi="Times New Roman" w:cs="Times New Roman"/>
          <w:sz w:val="22"/>
        </w:rPr>
        <w:t xml:space="preserve">, 3D CAD has been widely adopted </w:t>
      </w:r>
      <w:r w:rsidR="00BF1B3B" w:rsidRPr="002C3B95">
        <w:rPr>
          <w:rFonts w:ascii="Times New Roman" w:hAnsi="Times New Roman" w:cs="Times New Roman"/>
          <w:sz w:val="22"/>
        </w:rPr>
        <w:t xml:space="preserve">in various industries. 3D CAD design software </w:t>
      </w:r>
      <w:r w:rsidR="00B97933" w:rsidRPr="002C3B95">
        <w:rPr>
          <w:rFonts w:ascii="Times New Roman" w:hAnsi="Times New Roman" w:cs="Times New Roman"/>
          <w:sz w:val="22"/>
        </w:rPr>
        <w:t>allows</w:t>
      </w:r>
      <w:r w:rsidR="00BF1B3B" w:rsidRPr="002C3B95">
        <w:rPr>
          <w:rFonts w:ascii="Times New Roman" w:hAnsi="Times New Roman" w:cs="Times New Roman"/>
          <w:sz w:val="22"/>
        </w:rPr>
        <w:t xml:space="preserve"> </w:t>
      </w:r>
      <w:r w:rsidR="00601107" w:rsidRPr="002C3B95">
        <w:rPr>
          <w:rFonts w:ascii="Times New Roman" w:hAnsi="Times New Roman" w:cs="Times New Roman"/>
          <w:sz w:val="22"/>
        </w:rPr>
        <w:t>for easy planning of prototypes</w:t>
      </w:r>
      <w:r w:rsidR="00671862">
        <w:rPr>
          <w:rFonts w:ascii="Times New Roman" w:hAnsi="Times New Roman" w:cs="Times New Roman"/>
          <w:sz w:val="22"/>
        </w:rPr>
        <w:t>, so there are fewer</w:t>
      </w:r>
      <w:r w:rsidR="00DB1C4F" w:rsidRPr="002C3B95">
        <w:rPr>
          <w:rFonts w:ascii="Times New Roman" w:hAnsi="Times New Roman" w:cs="Times New Roman"/>
          <w:sz w:val="22"/>
        </w:rPr>
        <w:t xml:space="preserve"> errors in the production of the products. </w:t>
      </w:r>
      <w:r w:rsidRPr="002C3B95">
        <w:rPr>
          <w:rFonts w:ascii="Times New Roman" w:hAnsi="Times New Roman" w:cs="Times New Roman"/>
          <w:sz w:val="22"/>
        </w:rPr>
        <w:t xml:space="preserve">All </w:t>
      </w:r>
      <w:r w:rsidR="00DB1C4F" w:rsidRPr="002C3B95">
        <w:rPr>
          <w:rFonts w:ascii="Times New Roman" w:hAnsi="Times New Roman" w:cs="Times New Roman"/>
          <w:sz w:val="22"/>
        </w:rPr>
        <w:t xml:space="preserve">test pieces and molds </w:t>
      </w:r>
      <w:r w:rsidR="00A45F6D" w:rsidRPr="002C3B95">
        <w:rPr>
          <w:rFonts w:ascii="Times New Roman" w:hAnsi="Times New Roman" w:cs="Times New Roman"/>
          <w:sz w:val="22"/>
        </w:rPr>
        <w:t xml:space="preserve">in this research paper </w:t>
      </w:r>
      <w:r w:rsidR="00DB1C4F" w:rsidRPr="002C3B95">
        <w:rPr>
          <w:rFonts w:ascii="Times New Roman" w:hAnsi="Times New Roman" w:cs="Times New Roman"/>
          <w:sz w:val="22"/>
        </w:rPr>
        <w:t xml:space="preserve">were </w:t>
      </w:r>
      <w:r w:rsidRPr="002C3B95">
        <w:rPr>
          <w:rFonts w:ascii="Times New Roman" w:hAnsi="Times New Roman" w:cs="Times New Roman"/>
          <w:sz w:val="22"/>
        </w:rPr>
        <w:t xml:space="preserve">designed </w:t>
      </w:r>
      <w:r w:rsidR="00671862">
        <w:rPr>
          <w:rFonts w:ascii="Times New Roman" w:hAnsi="Times New Roman" w:cs="Times New Roman"/>
          <w:sz w:val="22"/>
        </w:rPr>
        <w:t>to be manufactured and tested using CAD</w:t>
      </w:r>
      <w:r w:rsidR="005E5822" w:rsidRPr="002C3B95">
        <w:rPr>
          <w:rFonts w:ascii="Times New Roman" w:hAnsi="Times New Roman" w:cs="Times New Roman"/>
          <w:sz w:val="22"/>
        </w:rPr>
        <w:t xml:space="preserve">. </w:t>
      </w:r>
    </w:p>
    <w:p w14:paraId="36F5CC0F" w14:textId="2AD51546" w:rsidR="0035188A" w:rsidRDefault="00043152" w:rsidP="00043152">
      <w:pPr>
        <w:spacing w:after="160"/>
        <w:ind w:firstLine="360"/>
        <w:jc w:val="center"/>
        <w:rPr>
          <w:rFonts w:ascii="Times New Roman" w:hAnsi="Times New Roman" w:cs="Times New Roman"/>
          <w:sz w:val="22"/>
        </w:rPr>
      </w:pPr>
      <w:r w:rsidRPr="00043152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E1CE465" wp14:editId="366DFDFF">
            <wp:extent cx="2754959" cy="2258060"/>
            <wp:effectExtent l="0" t="0" r="7620" b="8890"/>
            <wp:docPr id="1453761097" name="Picture 1" descr="A grey object with red lines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1097" name="Picture 1" descr="A grey object with red lines and green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3193" cy="226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0B4E" w14:textId="5EAF63C5" w:rsidR="00043152" w:rsidRPr="002C3B95" w:rsidRDefault="00043152" w:rsidP="00043152">
      <w:pPr>
        <w:spacing w:after="160"/>
        <w:ind w:firstLine="36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Figure </w:t>
      </w:r>
      <w:r w:rsidR="00A823EB">
        <w:rPr>
          <w:rFonts w:ascii="Times New Roman" w:hAnsi="Times New Roman" w:cs="Times New Roman"/>
          <w:sz w:val="22"/>
        </w:rPr>
        <w:t>2.</w:t>
      </w:r>
      <w:r w:rsidR="00E83809">
        <w:rPr>
          <w:rFonts w:ascii="Times New Roman" w:hAnsi="Times New Roman" w:cs="Times New Roman"/>
          <w:sz w:val="22"/>
        </w:rPr>
        <w:t>2</w:t>
      </w:r>
      <w:r w:rsidR="000A796C">
        <w:rPr>
          <w:rFonts w:ascii="Times New Roman" w:hAnsi="Times New Roman" w:cs="Times New Roman"/>
          <w:sz w:val="22"/>
        </w:rPr>
        <w:t xml:space="preserve">: Example of </w:t>
      </w:r>
      <w:r w:rsidR="00197FB9">
        <w:rPr>
          <w:rFonts w:ascii="Times New Roman" w:hAnsi="Times New Roman" w:cs="Times New Roman"/>
          <w:sz w:val="22"/>
        </w:rPr>
        <w:t xml:space="preserve">something that was designed </w:t>
      </w:r>
      <w:r w:rsidR="005F6A8B">
        <w:rPr>
          <w:rFonts w:ascii="Times New Roman" w:hAnsi="Times New Roman" w:cs="Times New Roman"/>
          <w:sz w:val="22"/>
        </w:rPr>
        <w:t xml:space="preserve">using </w:t>
      </w:r>
      <w:r w:rsidR="00197FB9">
        <w:rPr>
          <w:rFonts w:ascii="Times New Roman" w:hAnsi="Times New Roman" w:cs="Times New Roman"/>
          <w:sz w:val="22"/>
        </w:rPr>
        <w:t>CAD</w:t>
      </w:r>
      <w:r w:rsidR="005F6A8B">
        <w:rPr>
          <w:rFonts w:ascii="Times New Roman" w:hAnsi="Times New Roman" w:cs="Times New Roman"/>
          <w:sz w:val="22"/>
        </w:rPr>
        <w:t xml:space="preserve"> software</w:t>
      </w:r>
    </w:p>
    <w:p w14:paraId="1A4C2B06" w14:textId="27046219" w:rsidR="00B5671A" w:rsidRPr="002C3B95" w:rsidRDefault="000817AB" w:rsidP="00EC5F7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2.2.4 </w:t>
      </w:r>
      <w:commentRangeStart w:id="9"/>
      <w:r w:rsidRPr="002C3B95">
        <w:rPr>
          <w:rFonts w:ascii="Times New Roman" w:hAnsi="Times New Roman" w:cs="Times New Roman"/>
          <w:b/>
          <w:bCs/>
          <w:sz w:val="24"/>
          <w:szCs w:val="24"/>
        </w:rPr>
        <w:t>CAM</w:t>
      </w:r>
      <w:commentRangeEnd w:id="9"/>
      <w:r w:rsidR="00876C1E">
        <w:rPr>
          <w:rStyle w:val="CommentReference"/>
        </w:rPr>
        <w:commentReference w:id="9"/>
      </w:r>
      <w:ins w:id="10" w:author="Emir Yilmaz" w:date="2025-04-28T13:58:00Z" w16du:dateUtc="2025-04-28T04:58:00Z">
        <w:r w:rsidR="003008FB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</w:p>
    <w:p w14:paraId="5F731E9C" w14:textId="7975E7BD" w:rsidR="001502FC" w:rsidRPr="002C3B95" w:rsidRDefault="001502FC" w:rsidP="00EC5F70">
      <w:pPr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CAM (Computer Aided Manufacturing) creates machining programs for NC machine tools on a computer. Before CAM, workers had to input NC data directly into the machine tools,</w:t>
      </w:r>
      <w:r w:rsidR="00CF73DE" w:rsidRPr="002C3B95">
        <w:rPr>
          <w:rFonts w:ascii="Times New Roman" w:hAnsi="Times New Roman" w:cs="Times New Roman"/>
          <w:sz w:val="22"/>
        </w:rPr>
        <w:t xml:space="preserve"> increasing the time </w:t>
      </w:r>
      <w:r w:rsidR="00671862">
        <w:rPr>
          <w:rFonts w:ascii="Times New Roman" w:hAnsi="Times New Roman" w:cs="Times New Roman"/>
          <w:sz w:val="22"/>
        </w:rPr>
        <w:t>spent on</w:t>
      </w:r>
      <w:r w:rsidR="00CF73DE" w:rsidRPr="002C3B95">
        <w:rPr>
          <w:rFonts w:ascii="Times New Roman" w:hAnsi="Times New Roman" w:cs="Times New Roman"/>
          <w:sz w:val="22"/>
        </w:rPr>
        <w:t xml:space="preserve"> manufacturing</w:t>
      </w:r>
      <w:r w:rsidR="00740786" w:rsidRPr="002C3B95">
        <w:rPr>
          <w:rFonts w:ascii="Times New Roman" w:hAnsi="Times New Roman" w:cs="Times New Roman"/>
          <w:sz w:val="22"/>
        </w:rPr>
        <w:t xml:space="preserve"> and costs.</w:t>
      </w:r>
      <w:r w:rsidRPr="002C3B95">
        <w:rPr>
          <w:rFonts w:ascii="Times New Roman" w:hAnsi="Times New Roman" w:cs="Times New Roman"/>
          <w:sz w:val="22"/>
        </w:rPr>
        <w:t xml:space="preserve"> </w:t>
      </w:r>
      <w:r w:rsidR="00914038" w:rsidRPr="002C3B95">
        <w:rPr>
          <w:rFonts w:ascii="Times New Roman" w:hAnsi="Times New Roman" w:cs="Times New Roman"/>
          <w:sz w:val="22"/>
        </w:rPr>
        <w:t xml:space="preserve">As mentioned in the G-code section, </w:t>
      </w:r>
      <w:r w:rsidRPr="002C3B95">
        <w:rPr>
          <w:rFonts w:ascii="Times New Roman" w:hAnsi="Times New Roman" w:cs="Times New Roman"/>
          <w:sz w:val="22"/>
        </w:rPr>
        <w:t xml:space="preserve">CAM eliminated this process, speeding up </w:t>
      </w:r>
      <w:r w:rsidR="00671862">
        <w:rPr>
          <w:rFonts w:ascii="Times New Roman" w:hAnsi="Times New Roman" w:cs="Times New Roman"/>
          <w:sz w:val="22"/>
        </w:rPr>
        <w:t>manufacturing</w:t>
      </w:r>
      <w:r w:rsidRPr="002C3B95">
        <w:rPr>
          <w:rFonts w:ascii="Times New Roman" w:hAnsi="Times New Roman" w:cs="Times New Roman"/>
          <w:sz w:val="22"/>
        </w:rPr>
        <w:t>.</w:t>
      </w:r>
      <w:r w:rsidR="00960757" w:rsidRPr="002C3B95">
        <w:rPr>
          <w:rFonts w:ascii="Times New Roman" w:hAnsi="Times New Roman" w:cs="Times New Roman"/>
          <w:sz w:val="22"/>
        </w:rPr>
        <w:t xml:space="preserve"> </w:t>
      </w:r>
      <w:r w:rsidRPr="002C3B95">
        <w:rPr>
          <w:rFonts w:ascii="Times New Roman" w:hAnsi="Times New Roman" w:cs="Times New Roman"/>
          <w:sz w:val="22"/>
        </w:rPr>
        <w:t xml:space="preserve">In addition, because it is possible </w:t>
      </w:r>
      <w:r w:rsidR="00671862">
        <w:rPr>
          <w:rFonts w:ascii="Times New Roman" w:hAnsi="Times New Roman" w:cs="Times New Roman"/>
          <w:sz w:val="22"/>
        </w:rPr>
        <w:t>to verify the machining process visually through machining simulation, manufacturing can</w:t>
      </w:r>
      <w:r w:rsidR="00D63BA0" w:rsidRPr="002C3B95">
        <w:rPr>
          <w:rFonts w:ascii="Times New Roman" w:hAnsi="Times New Roman" w:cs="Times New Roman"/>
          <w:sz w:val="22"/>
        </w:rPr>
        <w:t xml:space="preserve"> be even </w:t>
      </w:r>
      <w:r w:rsidR="00B13D63" w:rsidRPr="002C3B95">
        <w:rPr>
          <w:rFonts w:ascii="Times New Roman" w:hAnsi="Times New Roman" w:cs="Times New Roman"/>
          <w:sz w:val="22"/>
        </w:rPr>
        <w:t xml:space="preserve">more </w:t>
      </w:r>
      <w:r w:rsidR="00721B25" w:rsidRPr="002C3B95">
        <w:rPr>
          <w:rFonts w:ascii="Times New Roman" w:hAnsi="Times New Roman" w:cs="Times New Roman"/>
          <w:sz w:val="22"/>
        </w:rPr>
        <w:t>efficient</w:t>
      </w:r>
      <w:r w:rsidR="00B13D63" w:rsidRPr="002C3B95">
        <w:rPr>
          <w:rFonts w:ascii="Times New Roman" w:hAnsi="Times New Roman" w:cs="Times New Roman"/>
          <w:sz w:val="22"/>
        </w:rPr>
        <w:t>.</w:t>
      </w:r>
    </w:p>
    <w:p w14:paraId="1ED80828" w14:textId="77777777" w:rsidR="0075615C" w:rsidRDefault="0075615C" w:rsidP="00412D4B">
      <w:pPr>
        <w:rPr>
          <w:rFonts w:ascii="Times New Roman" w:hAnsi="Times New Roman" w:cs="Times New Roman"/>
          <w:sz w:val="24"/>
          <w:szCs w:val="24"/>
        </w:rPr>
      </w:pPr>
    </w:p>
    <w:p w14:paraId="4113A6E8" w14:textId="082EF9B2" w:rsidR="00412D4B" w:rsidRPr="00412D4B" w:rsidRDefault="00412D4B" w:rsidP="00412D4B">
      <w:pPr>
        <w:rPr>
          <w:rFonts w:ascii="Times New Roman" w:hAnsi="Times New Roman" w:cs="Times New Roman"/>
          <w:sz w:val="24"/>
          <w:szCs w:val="24"/>
        </w:rPr>
      </w:pPr>
      <w:r w:rsidRPr="00412D4B">
        <w:rPr>
          <w:rFonts w:ascii="Times New Roman" w:hAnsi="Times New Roman" w:cs="Times New Roman"/>
          <w:sz w:val="24"/>
          <w:szCs w:val="24"/>
        </w:rPr>
        <w:t>G</w:t>
      </w:r>
      <w:proofErr w:type="gramStart"/>
      <w:r w:rsidRPr="00412D4B">
        <w:rPr>
          <w:rFonts w:ascii="Times New Roman" w:hAnsi="Times New Roman" w:cs="Times New Roman"/>
          <w:sz w:val="24"/>
          <w:szCs w:val="24"/>
        </w:rPr>
        <w:t>90 ;</w:t>
      </w:r>
      <w:proofErr w:type="gramEnd"/>
      <w:r w:rsidRPr="00412D4B">
        <w:rPr>
          <w:rFonts w:ascii="Times New Roman" w:hAnsi="Times New Roman" w:cs="Times New Roman"/>
          <w:sz w:val="24"/>
          <w:szCs w:val="24"/>
        </w:rPr>
        <w:t xml:space="preserve"> (Absolute positioning)</w:t>
      </w:r>
    </w:p>
    <w:p w14:paraId="29F6E408" w14:textId="77777777" w:rsidR="00412D4B" w:rsidRPr="00412D4B" w:rsidRDefault="00412D4B" w:rsidP="00412D4B">
      <w:pPr>
        <w:rPr>
          <w:rFonts w:ascii="Times New Roman" w:hAnsi="Times New Roman" w:cs="Times New Roman"/>
          <w:sz w:val="24"/>
          <w:szCs w:val="24"/>
        </w:rPr>
      </w:pPr>
      <w:r w:rsidRPr="00412D4B">
        <w:rPr>
          <w:rFonts w:ascii="Times New Roman" w:hAnsi="Times New Roman" w:cs="Times New Roman"/>
          <w:sz w:val="24"/>
          <w:szCs w:val="24"/>
        </w:rPr>
        <w:t>G</w:t>
      </w:r>
      <w:proofErr w:type="gramStart"/>
      <w:r w:rsidRPr="00412D4B">
        <w:rPr>
          <w:rFonts w:ascii="Times New Roman" w:hAnsi="Times New Roman" w:cs="Times New Roman"/>
          <w:sz w:val="24"/>
          <w:szCs w:val="24"/>
        </w:rPr>
        <w:t>21 ;</w:t>
      </w:r>
      <w:proofErr w:type="gramEnd"/>
      <w:r w:rsidRPr="00412D4B">
        <w:rPr>
          <w:rFonts w:ascii="Times New Roman" w:hAnsi="Times New Roman" w:cs="Times New Roman"/>
          <w:sz w:val="24"/>
          <w:szCs w:val="24"/>
        </w:rPr>
        <w:t xml:space="preserve"> (Set units to millimeters)</w:t>
      </w:r>
    </w:p>
    <w:p w14:paraId="7F96C0E6" w14:textId="77777777" w:rsidR="00412D4B" w:rsidRPr="00412D4B" w:rsidRDefault="00412D4B" w:rsidP="00412D4B">
      <w:pPr>
        <w:rPr>
          <w:rFonts w:ascii="Times New Roman" w:hAnsi="Times New Roman" w:cs="Times New Roman"/>
          <w:sz w:val="24"/>
          <w:szCs w:val="24"/>
        </w:rPr>
      </w:pPr>
      <w:r w:rsidRPr="00412D4B">
        <w:rPr>
          <w:rFonts w:ascii="Times New Roman" w:hAnsi="Times New Roman" w:cs="Times New Roman"/>
          <w:sz w:val="24"/>
          <w:szCs w:val="24"/>
        </w:rPr>
        <w:t>G92 X0.0 Y0.0 Z</w:t>
      </w:r>
      <w:proofErr w:type="gramStart"/>
      <w:r w:rsidRPr="00412D4B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412D4B">
        <w:rPr>
          <w:rFonts w:ascii="Times New Roman" w:hAnsi="Times New Roman" w:cs="Times New Roman"/>
          <w:sz w:val="24"/>
          <w:szCs w:val="24"/>
        </w:rPr>
        <w:t xml:space="preserve"> (Set workplace origin)</w:t>
      </w:r>
    </w:p>
    <w:p w14:paraId="55732805" w14:textId="77777777" w:rsidR="00412D4B" w:rsidRPr="00412D4B" w:rsidRDefault="00412D4B" w:rsidP="00412D4B">
      <w:pPr>
        <w:rPr>
          <w:rFonts w:ascii="Times New Roman" w:hAnsi="Times New Roman" w:cs="Times New Roman"/>
          <w:sz w:val="24"/>
          <w:szCs w:val="24"/>
        </w:rPr>
      </w:pPr>
      <w:r w:rsidRPr="00412D4B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412D4B">
        <w:rPr>
          <w:rFonts w:ascii="Times New Roman" w:hAnsi="Times New Roman" w:cs="Times New Roman"/>
          <w:sz w:val="24"/>
          <w:szCs w:val="24"/>
        </w:rPr>
        <w:t>1000 ;</w:t>
      </w:r>
      <w:proofErr w:type="gramEnd"/>
      <w:r w:rsidRPr="00412D4B">
        <w:rPr>
          <w:rFonts w:ascii="Times New Roman" w:hAnsi="Times New Roman" w:cs="Times New Roman"/>
          <w:sz w:val="24"/>
          <w:szCs w:val="24"/>
        </w:rPr>
        <w:t xml:space="preserve"> (Set </w:t>
      </w:r>
      <w:proofErr w:type="spellStart"/>
      <w:r w:rsidRPr="00412D4B">
        <w:rPr>
          <w:rFonts w:ascii="Times New Roman" w:hAnsi="Times New Roman" w:cs="Times New Roman"/>
          <w:sz w:val="24"/>
          <w:szCs w:val="24"/>
        </w:rPr>
        <w:t>feedrate</w:t>
      </w:r>
      <w:proofErr w:type="spellEnd"/>
      <w:r w:rsidRPr="00412D4B">
        <w:rPr>
          <w:rFonts w:ascii="Times New Roman" w:hAnsi="Times New Roman" w:cs="Times New Roman"/>
          <w:sz w:val="24"/>
          <w:szCs w:val="24"/>
        </w:rPr>
        <w:t>)</w:t>
      </w:r>
    </w:p>
    <w:p w14:paraId="73F8F6C1" w14:textId="3DD33A62" w:rsidR="004E2129" w:rsidRDefault="00412D4B" w:rsidP="00412D4B">
      <w:pPr>
        <w:rPr>
          <w:rFonts w:ascii="Times New Roman" w:hAnsi="Times New Roman" w:cs="Times New Roman"/>
          <w:sz w:val="24"/>
          <w:szCs w:val="24"/>
        </w:rPr>
      </w:pPr>
      <w:r w:rsidRPr="00412D4B">
        <w:rPr>
          <w:rFonts w:ascii="Times New Roman" w:hAnsi="Times New Roman" w:cs="Times New Roman"/>
          <w:sz w:val="24"/>
          <w:szCs w:val="24"/>
        </w:rPr>
        <w:t>G01 X0.0 Y0.0 Z</w:t>
      </w:r>
      <w:proofErr w:type="gramStart"/>
      <w:r w:rsidRPr="00412D4B">
        <w:rPr>
          <w:rFonts w:ascii="Times New Roman" w:hAnsi="Times New Roman" w:cs="Times New Roman"/>
          <w:sz w:val="24"/>
          <w:szCs w:val="24"/>
        </w:rPr>
        <w:t>20 ;</w:t>
      </w:r>
      <w:proofErr w:type="gramEnd"/>
      <w:r w:rsidRPr="00412D4B">
        <w:rPr>
          <w:rFonts w:ascii="Times New Roman" w:hAnsi="Times New Roman" w:cs="Times New Roman"/>
          <w:sz w:val="24"/>
          <w:szCs w:val="24"/>
        </w:rPr>
        <w:t xml:space="preserve"> (Move to safe height)</w:t>
      </w:r>
    </w:p>
    <w:p w14:paraId="12484E74" w14:textId="2F16DAC0" w:rsidR="00213D6E" w:rsidRDefault="00412D4B" w:rsidP="004944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2.</w:t>
      </w:r>
      <w:r w:rsidR="00E8380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  <w:r w:rsidR="00F56B43">
        <w:rPr>
          <w:rFonts w:ascii="Times New Roman" w:hAnsi="Times New Roman" w:cs="Times New Roman"/>
          <w:sz w:val="24"/>
          <w:szCs w:val="24"/>
        </w:rPr>
        <w:t xml:space="preserve"> Part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F56B43">
        <w:rPr>
          <w:rFonts w:ascii="Times New Roman" w:hAnsi="Times New Roman" w:cs="Times New Roman"/>
          <w:sz w:val="24"/>
          <w:szCs w:val="24"/>
        </w:rPr>
        <w:t>G-code</w:t>
      </w:r>
    </w:p>
    <w:p w14:paraId="278DCE8D" w14:textId="77777777" w:rsidR="00213D6E" w:rsidRDefault="00213D6E" w:rsidP="004944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8C580" w14:textId="77777777" w:rsidR="0075615C" w:rsidRPr="002C3B95" w:rsidRDefault="0075615C" w:rsidP="0075615C">
      <w:pPr>
        <w:pStyle w:val="ListParagraph"/>
        <w:jc w:val="center"/>
        <w:rPr>
          <w:rFonts w:ascii="Times New Roman" w:hAnsi="Times New Roman" w:cs="Times New Roman"/>
        </w:rPr>
      </w:pPr>
      <w:r w:rsidRPr="002C3B95">
        <w:rPr>
          <w:rFonts w:ascii="Times New Roman" w:hAnsi="Times New Roman" w:cs="Times New Roman"/>
          <w:noProof/>
        </w:rPr>
        <w:drawing>
          <wp:inline distT="0" distB="0" distL="0" distR="0" wp14:anchorId="4B35DAE6" wp14:editId="7B3DA546">
            <wp:extent cx="2623457" cy="3758369"/>
            <wp:effectExtent l="0" t="0" r="5715" b="0"/>
            <wp:docPr id="159493921" name="Picture 45" descr="屋内, キッチン, 座る, 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屋内, キッチン, 座る, テーブル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83" cy="3761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D6E1B" w14:textId="16A4E262" w:rsidR="0075615C" w:rsidRPr="0049326B" w:rsidRDefault="0075615C" w:rsidP="0075615C">
      <w:pPr>
        <w:pStyle w:val="ListParagraph"/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 xml:space="preserve">Figure </w:t>
      </w:r>
      <w:r>
        <w:rPr>
          <w:rFonts w:ascii="Times New Roman" w:hAnsi="Times New Roman" w:cs="Times New Roman"/>
          <w:szCs w:val="21"/>
        </w:rPr>
        <w:t>2</w:t>
      </w:r>
      <w:r w:rsidRPr="0049326B"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>4</w:t>
      </w:r>
      <w:r w:rsidRPr="0049326B">
        <w:rPr>
          <w:rFonts w:ascii="Times New Roman" w:hAnsi="Times New Roman" w:cs="Times New Roman"/>
          <w:szCs w:val="21"/>
        </w:rPr>
        <w:t>: Appearance of M C430L</w:t>
      </w:r>
    </w:p>
    <w:p w14:paraId="08FA10B9" w14:textId="3DEC2680" w:rsidR="00627CE3" w:rsidRPr="004944E1" w:rsidRDefault="00627CE3" w:rsidP="004944E1">
      <w:pPr>
        <w:jc w:val="center"/>
        <w:rPr>
          <w:rFonts w:ascii="Times New Roman" w:hAnsi="Times New Roman" w:cs="Times New Roman"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B2EF0E" w14:textId="514E51B8" w:rsidR="000817AB" w:rsidRPr="002C3B95" w:rsidRDefault="000817AB" w:rsidP="00B84C55">
      <w:pPr>
        <w:pStyle w:val="ListParagraph"/>
        <w:numPr>
          <w:ilvl w:val="2"/>
          <w:numId w:val="48"/>
        </w:num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lastRenderedPageBreak/>
        <w:t>Tool</w:t>
      </w:r>
      <w:r w:rsidR="006D46D3"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commentRangeStart w:id="11"/>
      <w:r w:rsidRPr="002C3B95">
        <w:rPr>
          <w:rFonts w:ascii="Times New Roman" w:hAnsi="Times New Roman" w:cs="Times New Roman"/>
          <w:b/>
          <w:bCs/>
          <w:sz w:val="24"/>
          <w:szCs w:val="24"/>
        </w:rPr>
        <w:t>path</w:t>
      </w:r>
      <w:commentRangeEnd w:id="11"/>
      <w:r w:rsidR="00876C1E">
        <w:rPr>
          <w:rStyle w:val="CommentReference"/>
        </w:rPr>
        <w:commentReference w:id="11"/>
      </w:r>
    </w:p>
    <w:p w14:paraId="756ECD85" w14:textId="25AAF602" w:rsidR="00EC5F70" w:rsidRDefault="00045B77" w:rsidP="00EC5F70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A tool path is the path along which a machining tool moves.</w:t>
      </w:r>
      <w:r w:rsidR="006D46D3" w:rsidRPr="002C3B95">
        <w:rPr>
          <w:rFonts w:ascii="Times New Roman" w:hAnsi="Times New Roman" w:cs="Times New Roman"/>
          <w:sz w:val="22"/>
        </w:rPr>
        <w:t xml:space="preserve"> A tool path is created using </w:t>
      </w:r>
      <w:r w:rsidR="006208A0" w:rsidRPr="002C3B95">
        <w:rPr>
          <w:rFonts w:ascii="Times New Roman" w:hAnsi="Times New Roman" w:cs="Times New Roman"/>
          <w:sz w:val="22"/>
        </w:rPr>
        <w:t xml:space="preserve">the 3D coordinates of </w:t>
      </w:r>
      <w:r w:rsidR="00D87EC0" w:rsidRPr="002C3B95">
        <w:rPr>
          <w:rFonts w:ascii="Times New Roman" w:hAnsi="Times New Roman" w:cs="Times New Roman"/>
          <w:sz w:val="22"/>
        </w:rPr>
        <w:t>a</w:t>
      </w:r>
      <w:r w:rsidR="004F48DD" w:rsidRPr="002C3B95">
        <w:rPr>
          <w:rFonts w:ascii="Times New Roman" w:hAnsi="Times New Roman" w:cs="Times New Roman"/>
          <w:sz w:val="22"/>
        </w:rPr>
        <w:t>n STL file from</w:t>
      </w:r>
      <w:r w:rsidR="00D87EC0" w:rsidRPr="002C3B95">
        <w:rPr>
          <w:rFonts w:ascii="Times New Roman" w:hAnsi="Times New Roman" w:cs="Times New Roman"/>
          <w:sz w:val="22"/>
        </w:rPr>
        <w:t xml:space="preserve"> </w:t>
      </w:r>
      <w:r w:rsidR="006D46D3" w:rsidRPr="002C3B95">
        <w:rPr>
          <w:rFonts w:ascii="Times New Roman" w:hAnsi="Times New Roman" w:cs="Times New Roman"/>
          <w:sz w:val="22"/>
        </w:rPr>
        <w:t xml:space="preserve">CAD </w:t>
      </w:r>
      <w:r w:rsidR="00004C6C" w:rsidRPr="002C3B95">
        <w:rPr>
          <w:rFonts w:ascii="Times New Roman" w:hAnsi="Times New Roman" w:cs="Times New Roman"/>
          <w:sz w:val="22"/>
        </w:rPr>
        <w:t xml:space="preserve">software </w:t>
      </w:r>
      <w:r w:rsidR="006D46D3" w:rsidRPr="002C3B95">
        <w:rPr>
          <w:rFonts w:ascii="Times New Roman" w:hAnsi="Times New Roman" w:cs="Times New Roman"/>
          <w:sz w:val="22"/>
        </w:rPr>
        <w:t>to</w:t>
      </w:r>
      <w:r w:rsidRPr="002C3B95">
        <w:rPr>
          <w:rFonts w:ascii="Times New Roman" w:hAnsi="Times New Roman" w:cs="Times New Roman"/>
          <w:sz w:val="22"/>
        </w:rPr>
        <w:t xml:space="preserve"> </w:t>
      </w:r>
      <w:r w:rsidR="00671862">
        <w:rPr>
          <w:rFonts w:ascii="Times New Roman" w:hAnsi="Times New Roman" w:cs="Times New Roman"/>
          <w:sz w:val="22"/>
        </w:rPr>
        <w:t>collect</w:t>
      </w:r>
      <w:r w:rsidR="00A82688" w:rsidRPr="002C3B95">
        <w:rPr>
          <w:rFonts w:ascii="Times New Roman" w:hAnsi="Times New Roman" w:cs="Times New Roman"/>
          <w:sz w:val="22"/>
        </w:rPr>
        <w:t xml:space="preserve"> all the points or point </w:t>
      </w:r>
      <w:r w:rsidR="005F350C" w:rsidRPr="002C3B95">
        <w:rPr>
          <w:rFonts w:ascii="Times New Roman" w:hAnsi="Times New Roman" w:cs="Times New Roman"/>
          <w:sz w:val="22"/>
        </w:rPr>
        <w:t xml:space="preserve">cloud </w:t>
      </w:r>
      <w:r w:rsidR="00AB77DA" w:rsidRPr="002C3B95">
        <w:rPr>
          <w:rFonts w:ascii="Times New Roman" w:hAnsi="Times New Roman" w:cs="Times New Roman"/>
          <w:sz w:val="22"/>
        </w:rPr>
        <w:t>from the triangles of the STL file. From this</w:t>
      </w:r>
      <w:r w:rsidR="00671862">
        <w:rPr>
          <w:rFonts w:ascii="Times New Roman" w:hAnsi="Times New Roman" w:cs="Times New Roman"/>
          <w:sz w:val="22"/>
        </w:rPr>
        <w:t xml:space="preserve">, you sort the points, delete the duplicate points, generate a set of coordinates, and </w:t>
      </w:r>
      <w:r w:rsidR="00830861" w:rsidRPr="002C3B95">
        <w:rPr>
          <w:rFonts w:ascii="Times New Roman" w:hAnsi="Times New Roman" w:cs="Times New Roman"/>
          <w:sz w:val="22"/>
        </w:rPr>
        <w:t xml:space="preserve">then </w:t>
      </w:r>
      <w:r w:rsidR="00665335" w:rsidRPr="002C3B95">
        <w:rPr>
          <w:rFonts w:ascii="Times New Roman" w:hAnsi="Times New Roman" w:cs="Times New Roman"/>
          <w:sz w:val="22"/>
        </w:rPr>
        <w:t xml:space="preserve">add the </w:t>
      </w:r>
      <w:r w:rsidR="00713553" w:rsidRPr="002C3B95">
        <w:rPr>
          <w:rFonts w:ascii="Times New Roman" w:hAnsi="Times New Roman" w:cs="Times New Roman"/>
          <w:sz w:val="22"/>
        </w:rPr>
        <w:t>necessary</w:t>
      </w:r>
      <w:r w:rsidR="00665335" w:rsidRPr="002C3B95">
        <w:rPr>
          <w:rFonts w:ascii="Times New Roman" w:hAnsi="Times New Roman" w:cs="Times New Roman"/>
          <w:sz w:val="22"/>
        </w:rPr>
        <w:t xml:space="preserve"> pieces </w:t>
      </w:r>
      <w:r w:rsidR="00671862">
        <w:rPr>
          <w:rFonts w:ascii="Times New Roman" w:hAnsi="Times New Roman" w:cs="Times New Roman"/>
          <w:sz w:val="22"/>
        </w:rPr>
        <w:t>to turn the coordinates</w:t>
      </w:r>
      <w:r w:rsidR="00CF5B63" w:rsidRPr="002C3B95">
        <w:rPr>
          <w:rFonts w:ascii="Times New Roman" w:hAnsi="Times New Roman" w:cs="Times New Roman"/>
          <w:sz w:val="22"/>
        </w:rPr>
        <w:t xml:space="preserve"> into the </w:t>
      </w:r>
      <w:r w:rsidRPr="002C3B95">
        <w:rPr>
          <w:rFonts w:ascii="Times New Roman" w:hAnsi="Times New Roman" w:cs="Times New Roman"/>
          <w:sz w:val="22"/>
        </w:rPr>
        <w:t xml:space="preserve">NC </w:t>
      </w:r>
      <w:r w:rsidR="00895306" w:rsidRPr="002C3B95">
        <w:rPr>
          <w:rFonts w:ascii="Times New Roman" w:hAnsi="Times New Roman" w:cs="Times New Roman"/>
          <w:sz w:val="22"/>
        </w:rPr>
        <w:t>program</w:t>
      </w:r>
      <w:r w:rsidR="00CF5B63" w:rsidRPr="002C3B95">
        <w:rPr>
          <w:rFonts w:ascii="Times New Roman" w:hAnsi="Times New Roman" w:cs="Times New Roman"/>
          <w:sz w:val="22"/>
        </w:rPr>
        <w:t xml:space="preserve">. The NC </w:t>
      </w:r>
      <w:r w:rsidR="00713553" w:rsidRPr="002C3B95">
        <w:rPr>
          <w:rFonts w:ascii="Times New Roman" w:hAnsi="Times New Roman" w:cs="Times New Roman"/>
          <w:sz w:val="22"/>
        </w:rPr>
        <w:t>program</w:t>
      </w:r>
      <w:r w:rsidRPr="002C3B95">
        <w:rPr>
          <w:rFonts w:ascii="Times New Roman" w:hAnsi="Times New Roman" w:cs="Times New Roman"/>
          <w:sz w:val="22"/>
        </w:rPr>
        <w:t xml:space="preserve"> can instruct the </w:t>
      </w:r>
      <w:r w:rsidR="00671862">
        <w:rPr>
          <w:rFonts w:ascii="Times New Roman" w:hAnsi="Times New Roman" w:cs="Times New Roman"/>
          <w:sz w:val="22"/>
        </w:rPr>
        <w:t>tool on the machining path</w:t>
      </w:r>
      <w:r w:rsidRPr="002C3B95">
        <w:rPr>
          <w:rFonts w:ascii="Times New Roman" w:hAnsi="Times New Roman" w:cs="Times New Roman"/>
          <w:sz w:val="22"/>
        </w:rPr>
        <w:t>.</w:t>
      </w:r>
      <w:r w:rsidR="00627CE3" w:rsidRPr="002C3B95">
        <w:rPr>
          <w:rFonts w:ascii="Times New Roman" w:hAnsi="Times New Roman" w:cs="Times New Roman"/>
          <w:sz w:val="22"/>
        </w:rPr>
        <w:t xml:space="preserve"> </w:t>
      </w:r>
      <w:r w:rsidR="006B47D0" w:rsidRPr="002C3B95">
        <w:rPr>
          <w:rFonts w:ascii="Times New Roman" w:hAnsi="Times New Roman" w:cs="Times New Roman"/>
          <w:sz w:val="22"/>
        </w:rPr>
        <w:t xml:space="preserve">The toolpath was </w:t>
      </w:r>
      <w:r w:rsidR="00895306" w:rsidRPr="002C3B95">
        <w:rPr>
          <w:rFonts w:ascii="Times New Roman" w:hAnsi="Times New Roman" w:cs="Times New Roman"/>
          <w:sz w:val="22"/>
        </w:rPr>
        <w:t xml:space="preserve">viewed </w:t>
      </w:r>
      <w:r w:rsidR="006B47D0" w:rsidRPr="002C3B95">
        <w:rPr>
          <w:rFonts w:ascii="Times New Roman" w:hAnsi="Times New Roman" w:cs="Times New Roman"/>
          <w:sz w:val="22"/>
        </w:rPr>
        <w:t xml:space="preserve">using </w:t>
      </w:r>
      <w:r w:rsidR="00B95727">
        <w:rPr>
          <w:rFonts w:ascii="Times New Roman" w:hAnsi="Times New Roman" w:cs="Times New Roman"/>
          <w:sz w:val="22"/>
        </w:rPr>
        <w:t>an NC viewer web browser</w:t>
      </w:r>
      <w:r w:rsidR="006B47D0" w:rsidRPr="002C3B95">
        <w:rPr>
          <w:rFonts w:ascii="Times New Roman" w:hAnsi="Times New Roman" w:cs="Times New Roman"/>
          <w:sz w:val="22"/>
        </w:rPr>
        <w:t xml:space="preserve"> to identify </w:t>
      </w:r>
      <w:r w:rsidR="00671862">
        <w:rPr>
          <w:rFonts w:ascii="Times New Roman" w:hAnsi="Times New Roman" w:cs="Times New Roman"/>
          <w:sz w:val="22"/>
        </w:rPr>
        <w:t>potential issues before manufacturing</w:t>
      </w:r>
      <w:r w:rsidR="00895306" w:rsidRPr="002C3B95">
        <w:rPr>
          <w:rFonts w:ascii="Times New Roman" w:hAnsi="Times New Roman" w:cs="Times New Roman"/>
          <w:sz w:val="22"/>
        </w:rPr>
        <w:t>.</w:t>
      </w:r>
    </w:p>
    <w:p w14:paraId="7342E64C" w14:textId="26EA6647" w:rsidR="00355682" w:rsidRDefault="00D50684" w:rsidP="00D50684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D50684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9628B7C" wp14:editId="3ECA3B22">
            <wp:extent cx="4245428" cy="3423201"/>
            <wp:effectExtent l="0" t="0" r="3175" b="6350"/>
            <wp:docPr id="936541744" name="Picture 1" descr="A blue dotted cone shap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1744" name="Picture 1" descr="A blue dotted cone shaped objec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650" cy="342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09D5" w14:textId="44CE1ABB" w:rsidR="00D50684" w:rsidRPr="002C3B95" w:rsidRDefault="00D50684" w:rsidP="00D50684">
      <w:pPr>
        <w:spacing w:after="16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Figure 2.</w:t>
      </w:r>
      <w:r w:rsidR="0075615C">
        <w:rPr>
          <w:rFonts w:ascii="Times New Roman" w:hAnsi="Times New Roman" w:cs="Times New Roman"/>
          <w:sz w:val="22"/>
        </w:rPr>
        <w:t>5</w:t>
      </w:r>
      <w:r>
        <w:rPr>
          <w:rFonts w:ascii="Times New Roman" w:hAnsi="Times New Roman" w:cs="Times New Roman"/>
          <w:sz w:val="22"/>
        </w:rPr>
        <w:t>: Tool path example</w:t>
      </w:r>
    </w:p>
    <w:p w14:paraId="35A5925E" w14:textId="683DD33A" w:rsidR="00BB6542" w:rsidRPr="002C3B95" w:rsidRDefault="00006FDF" w:rsidP="00EC5F70">
      <w:pPr>
        <w:pStyle w:val="ListParagraph"/>
        <w:numPr>
          <w:ilvl w:val="2"/>
          <w:numId w:val="4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0C106591" w14:textId="284286C3" w:rsidR="007C1E38" w:rsidRPr="002C3B95" w:rsidRDefault="00D81EAD" w:rsidP="00DC76BD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Python is a </w:t>
      </w:r>
      <w:r w:rsidR="00671862">
        <w:rPr>
          <w:rFonts w:ascii="Times New Roman" w:hAnsi="Times New Roman" w:cs="Times New Roman"/>
          <w:sz w:val="22"/>
        </w:rPr>
        <w:t xml:space="preserve">widely used programming language known for its simplicity, readability, and versatility. It allows developers to condense programs in fewer lines of code than other languages like C++ or Java. In this research, Python was the programming language of choice </w:t>
      </w:r>
      <w:r w:rsidR="003B4749">
        <w:rPr>
          <w:rFonts w:ascii="Times New Roman" w:hAnsi="Times New Roman" w:cs="Times New Roman"/>
          <w:sz w:val="22"/>
        </w:rPr>
        <w:t>for developing</w:t>
      </w:r>
      <w:r w:rsidR="00671862">
        <w:rPr>
          <w:rFonts w:ascii="Times New Roman" w:hAnsi="Times New Roman" w:cs="Times New Roman"/>
          <w:sz w:val="22"/>
        </w:rPr>
        <w:t xml:space="preserve"> the CAM system used to produce the toolpath because it is easy to understand and apply</w:t>
      </w:r>
      <w:r w:rsidR="00556A7E" w:rsidRPr="002C3B95">
        <w:rPr>
          <w:rFonts w:ascii="Times New Roman" w:hAnsi="Times New Roman" w:cs="Times New Roman"/>
          <w:sz w:val="22"/>
        </w:rPr>
        <w:t xml:space="preserve">. </w:t>
      </w:r>
      <w:r w:rsidR="003468A9" w:rsidRPr="002C3B95">
        <w:rPr>
          <w:rFonts w:ascii="Times New Roman" w:hAnsi="Times New Roman" w:cs="Times New Roman"/>
          <w:sz w:val="22"/>
        </w:rPr>
        <w:t xml:space="preserve">The </w:t>
      </w:r>
      <w:r w:rsidR="00DE1B95" w:rsidRPr="002C3B95">
        <w:rPr>
          <w:rFonts w:ascii="Times New Roman" w:hAnsi="Times New Roman" w:cs="Times New Roman"/>
          <w:sz w:val="22"/>
        </w:rPr>
        <w:t>code for the CAM system will be explained in a later section.</w:t>
      </w:r>
    </w:p>
    <w:p w14:paraId="3A09C760" w14:textId="77777777" w:rsidR="00C5435A" w:rsidRDefault="00C5435A" w:rsidP="00EC5F70">
      <w:pPr>
        <w:rPr>
          <w:rFonts w:ascii="Times New Roman" w:hAnsi="Times New Roman" w:cs="Times New Roman"/>
          <w:sz w:val="28"/>
          <w:szCs w:val="32"/>
        </w:rPr>
      </w:pPr>
    </w:p>
    <w:p w14:paraId="16F2ED25" w14:textId="7651C544" w:rsidR="00974A86" w:rsidRPr="002C3B95" w:rsidRDefault="000817AB" w:rsidP="00EC5F70">
      <w:pPr>
        <w:rPr>
          <w:rFonts w:ascii="Times New Roman" w:hAnsi="Times New Roman" w:cs="Times New Roman"/>
        </w:rPr>
      </w:pPr>
      <w:r w:rsidRPr="002C3B95">
        <w:rPr>
          <w:rFonts w:ascii="Times New Roman" w:hAnsi="Times New Roman" w:cs="Times New Roman"/>
          <w:sz w:val="28"/>
          <w:szCs w:val="32"/>
        </w:rPr>
        <w:t>2.3</w:t>
      </w:r>
      <w:r w:rsidR="000E779E" w:rsidRPr="002C3B95">
        <w:rPr>
          <w:rFonts w:ascii="Times New Roman" w:hAnsi="Times New Roman" w:cs="Times New Roman"/>
          <w:sz w:val="28"/>
          <w:szCs w:val="32"/>
        </w:rPr>
        <w:t xml:space="preserve"> </w:t>
      </w:r>
      <w:r w:rsidRPr="002C3B95">
        <w:rPr>
          <w:rFonts w:ascii="Times New Roman" w:hAnsi="Times New Roman" w:cs="Times New Roman"/>
          <w:sz w:val="28"/>
          <w:szCs w:val="32"/>
        </w:rPr>
        <w:t xml:space="preserve">CFRP </w:t>
      </w:r>
      <w:r w:rsidR="00AC7C4A" w:rsidRPr="002C3B95">
        <w:rPr>
          <w:rFonts w:ascii="Times New Roman" w:hAnsi="Times New Roman" w:cs="Times New Roman"/>
          <w:sz w:val="28"/>
          <w:szCs w:val="32"/>
        </w:rPr>
        <w:t>(Carbon</w:t>
      </w:r>
      <w:r w:rsidRPr="002C3B95">
        <w:rPr>
          <w:rFonts w:ascii="Times New Roman" w:hAnsi="Times New Roman" w:cs="Times New Roman"/>
          <w:sz w:val="28"/>
          <w:szCs w:val="32"/>
        </w:rPr>
        <w:t xml:space="preserve"> Fiber Reinforced Plastic)</w:t>
      </w:r>
    </w:p>
    <w:p w14:paraId="0307ABA2" w14:textId="1BE5738E" w:rsidR="000817AB" w:rsidRPr="002C3B95" w:rsidRDefault="000817AB" w:rsidP="00B84C55">
      <w:pPr>
        <w:pStyle w:val="ListParagraph"/>
        <w:numPr>
          <w:ilvl w:val="2"/>
          <w:numId w:val="46"/>
        </w:numPr>
        <w:ind w:left="0" w:firstLine="0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14:paraId="5A85778D" w14:textId="6FA69648" w:rsidR="00DA7199" w:rsidRPr="002C3B95" w:rsidRDefault="00DA7199" w:rsidP="00EC5F70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Carbon fiber </w:t>
      </w:r>
      <w:r w:rsidR="00671862">
        <w:rPr>
          <w:rFonts w:ascii="Times New Roman" w:hAnsi="Times New Roman" w:cs="Times New Roman"/>
          <w:sz w:val="22"/>
        </w:rPr>
        <w:t>reinforced plastics,</w:t>
      </w:r>
      <w:r w:rsidRPr="002C3B95">
        <w:rPr>
          <w:rFonts w:ascii="Times New Roman" w:hAnsi="Times New Roman" w:cs="Times New Roman"/>
          <w:sz w:val="22"/>
        </w:rPr>
        <w:t xml:space="preserve"> or CFRP, is a general term for plastics reinforced with carbon fibers. The </w:t>
      </w:r>
      <w:r w:rsidR="00915DD6" w:rsidRPr="002C3B95">
        <w:rPr>
          <w:rFonts w:ascii="Times New Roman" w:hAnsi="Times New Roman" w:cs="Times New Roman"/>
          <w:sz w:val="22"/>
        </w:rPr>
        <w:t>reinforcement</w:t>
      </w:r>
      <w:r w:rsidR="00D30F7D" w:rsidRPr="002C3B95">
        <w:rPr>
          <w:rFonts w:ascii="Times New Roman" w:hAnsi="Times New Roman" w:cs="Times New Roman"/>
          <w:sz w:val="22"/>
        </w:rPr>
        <w:t xml:space="preserve"> allows CFRP to have high </w:t>
      </w:r>
      <w:r w:rsidRPr="002C3B95">
        <w:rPr>
          <w:rFonts w:ascii="Times New Roman" w:hAnsi="Times New Roman" w:cs="Times New Roman"/>
          <w:sz w:val="22"/>
        </w:rPr>
        <w:t xml:space="preserve">strength and rigidity compared to </w:t>
      </w:r>
      <w:r w:rsidRPr="002C3B95">
        <w:rPr>
          <w:rFonts w:ascii="Times New Roman" w:hAnsi="Times New Roman" w:cs="Times New Roman"/>
          <w:sz w:val="22"/>
        </w:rPr>
        <w:lastRenderedPageBreak/>
        <w:t xml:space="preserve">metal materials such as iron and </w:t>
      </w:r>
      <w:proofErr w:type="gramStart"/>
      <w:r w:rsidRPr="002C3B95">
        <w:rPr>
          <w:rFonts w:ascii="Times New Roman" w:hAnsi="Times New Roman" w:cs="Times New Roman"/>
          <w:sz w:val="22"/>
        </w:rPr>
        <w:t>aluminum</w:t>
      </w:r>
      <w:r w:rsidR="00671862">
        <w:rPr>
          <w:rFonts w:ascii="Times New Roman" w:hAnsi="Times New Roman" w:cs="Times New Roman"/>
          <w:sz w:val="22"/>
        </w:rPr>
        <w:t>, but</w:t>
      </w:r>
      <w:proofErr w:type="gramEnd"/>
      <w:r w:rsidR="00671862">
        <w:rPr>
          <w:rFonts w:ascii="Times New Roman" w:hAnsi="Times New Roman" w:cs="Times New Roman"/>
          <w:sz w:val="22"/>
        </w:rPr>
        <w:t xml:space="preserve"> also be</w:t>
      </w:r>
      <w:r w:rsidR="009F4429" w:rsidRPr="002C3B95">
        <w:rPr>
          <w:rFonts w:ascii="Times New Roman" w:hAnsi="Times New Roman" w:cs="Times New Roman"/>
          <w:sz w:val="22"/>
        </w:rPr>
        <w:t xml:space="preserve"> significantly lighter.</w:t>
      </w:r>
      <w:r w:rsidR="00982D7B" w:rsidRPr="002C3B95">
        <w:rPr>
          <w:rFonts w:ascii="Times New Roman" w:hAnsi="Times New Roman" w:cs="Times New Roman"/>
          <w:sz w:val="22"/>
        </w:rPr>
        <w:t xml:space="preserve"> It also has excellent design and vibration absorption capabilities</w:t>
      </w:r>
      <w:r w:rsidR="00675AE3" w:rsidRPr="002C3B95">
        <w:rPr>
          <w:rFonts w:ascii="Times New Roman" w:hAnsi="Times New Roman" w:cs="Times New Roman"/>
          <w:sz w:val="22"/>
        </w:rPr>
        <w:t xml:space="preserve">. </w:t>
      </w:r>
      <w:r w:rsidR="009F4429" w:rsidRPr="002C3B95">
        <w:rPr>
          <w:rFonts w:ascii="Times New Roman" w:hAnsi="Times New Roman" w:cs="Times New Roman"/>
          <w:sz w:val="22"/>
        </w:rPr>
        <w:t xml:space="preserve">As such, there has </w:t>
      </w:r>
      <w:r w:rsidR="005F6977" w:rsidRPr="002C3B95">
        <w:rPr>
          <w:rFonts w:ascii="Times New Roman" w:hAnsi="Times New Roman" w:cs="Times New Roman"/>
          <w:sz w:val="22"/>
        </w:rPr>
        <w:t xml:space="preserve">been an increase in the use of CFRP in </w:t>
      </w:r>
      <w:r w:rsidR="009E3C6B" w:rsidRPr="002C3B95">
        <w:rPr>
          <w:rFonts w:ascii="Times New Roman" w:hAnsi="Times New Roman" w:cs="Times New Roman"/>
          <w:sz w:val="22"/>
        </w:rPr>
        <w:t>many things like aircraft wings</w:t>
      </w:r>
      <w:r w:rsidR="00982D7B" w:rsidRPr="002C3B95">
        <w:rPr>
          <w:rFonts w:ascii="Times New Roman" w:hAnsi="Times New Roman" w:cs="Times New Roman"/>
          <w:sz w:val="22"/>
        </w:rPr>
        <w:t>, car parts</w:t>
      </w:r>
      <w:r w:rsidR="00BE53E2" w:rsidRPr="002C3B95">
        <w:rPr>
          <w:rFonts w:ascii="Times New Roman" w:hAnsi="Times New Roman" w:cs="Times New Roman"/>
          <w:sz w:val="22"/>
        </w:rPr>
        <w:t xml:space="preserve">, </w:t>
      </w:r>
      <w:r w:rsidR="00982D7B" w:rsidRPr="002C3B95">
        <w:rPr>
          <w:rFonts w:ascii="Times New Roman" w:hAnsi="Times New Roman" w:cs="Times New Roman"/>
          <w:sz w:val="22"/>
        </w:rPr>
        <w:t>sports equipment</w:t>
      </w:r>
      <w:r w:rsidR="00BE53E2" w:rsidRPr="002C3B95">
        <w:rPr>
          <w:rFonts w:ascii="Times New Roman" w:hAnsi="Times New Roman" w:cs="Times New Roman"/>
          <w:sz w:val="22"/>
        </w:rPr>
        <w:t xml:space="preserve">, and even medical </w:t>
      </w:r>
      <w:r w:rsidR="001E7C3D" w:rsidRPr="002C3B95">
        <w:rPr>
          <w:rFonts w:ascii="Times New Roman" w:hAnsi="Times New Roman" w:cs="Times New Roman"/>
          <w:sz w:val="22"/>
        </w:rPr>
        <w:t>uses</w:t>
      </w:r>
      <w:r w:rsidR="00982D7B" w:rsidRPr="002C3B95">
        <w:rPr>
          <w:rFonts w:ascii="Times New Roman" w:hAnsi="Times New Roman" w:cs="Times New Roman"/>
          <w:sz w:val="22"/>
        </w:rPr>
        <w:t xml:space="preserve">. </w:t>
      </w:r>
    </w:p>
    <w:p w14:paraId="15136FBE" w14:textId="613FE0E1" w:rsidR="000817AB" w:rsidRPr="002C3B95" w:rsidRDefault="000817AB" w:rsidP="00B84C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2.3.2 Classification of CFRP</w:t>
      </w:r>
    </w:p>
    <w:p w14:paraId="70E1A9B1" w14:textId="30EBAE88" w:rsidR="0009280A" w:rsidRPr="002C3B95" w:rsidRDefault="00ED0C0D" w:rsidP="00EC5F70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CFRP is classified into two types</w:t>
      </w:r>
      <w:r w:rsidR="00671862">
        <w:rPr>
          <w:rFonts w:ascii="Times New Roman" w:hAnsi="Times New Roman" w:cs="Times New Roman"/>
          <w:sz w:val="22"/>
        </w:rPr>
        <w:t>:</w:t>
      </w:r>
      <w:r w:rsidR="00E12C83" w:rsidRPr="002C3B95">
        <w:rPr>
          <w:rFonts w:ascii="Times New Roman" w:hAnsi="Times New Roman" w:cs="Times New Roman"/>
          <w:sz w:val="22"/>
        </w:rPr>
        <w:t xml:space="preserve"> </w:t>
      </w:r>
      <w:r w:rsidRPr="002C3B95">
        <w:rPr>
          <w:rFonts w:ascii="Times New Roman" w:hAnsi="Times New Roman" w:cs="Times New Roman"/>
          <w:sz w:val="22"/>
        </w:rPr>
        <w:t xml:space="preserve">Thermosetting CFRP (CFRTS: Carbon Fiber Reinforced Thermo Sets) </w:t>
      </w:r>
      <w:r w:rsidR="00E12C83" w:rsidRPr="002C3B95">
        <w:rPr>
          <w:rFonts w:ascii="Times New Roman" w:hAnsi="Times New Roman" w:cs="Times New Roman"/>
          <w:sz w:val="22"/>
        </w:rPr>
        <w:t>and Thermoplastic CFRP (</w:t>
      </w:r>
      <w:r w:rsidR="00BA12D5" w:rsidRPr="002C3B95">
        <w:rPr>
          <w:rFonts w:ascii="Times New Roman" w:hAnsi="Times New Roman" w:cs="Times New Roman"/>
          <w:sz w:val="22"/>
        </w:rPr>
        <w:t>Carbon Fiber Reinforced Thermoplastic)</w:t>
      </w:r>
      <w:r w:rsidR="00671862">
        <w:rPr>
          <w:rFonts w:ascii="Times New Roman" w:hAnsi="Times New Roman" w:cs="Times New Roman"/>
          <w:sz w:val="22"/>
        </w:rPr>
        <w:t>. CFRTSs are typically used for weight reduction in sports equipment</w:t>
      </w:r>
      <w:r w:rsidR="00063AD6" w:rsidRPr="002C3B95">
        <w:rPr>
          <w:rFonts w:ascii="Times New Roman" w:hAnsi="Times New Roman" w:cs="Times New Roman"/>
          <w:sz w:val="22"/>
        </w:rPr>
        <w:t>, aircraft, etc.</w:t>
      </w:r>
      <w:r w:rsidR="00B002D5" w:rsidRPr="002C3B95">
        <w:rPr>
          <w:rFonts w:ascii="Times New Roman" w:hAnsi="Times New Roman" w:cs="Times New Roman"/>
          <w:sz w:val="22"/>
        </w:rPr>
        <w:t xml:space="preserve"> CFRTS has the following characteristics</w:t>
      </w:r>
      <w:r w:rsidR="00F60F51" w:rsidRPr="002C3B95">
        <w:rPr>
          <w:rFonts w:ascii="Times New Roman" w:hAnsi="Times New Roman" w:cs="Times New Roman"/>
          <w:sz w:val="22"/>
        </w:rPr>
        <w:t>:</w:t>
      </w:r>
      <w:r w:rsidR="00063AD6" w:rsidRPr="002C3B95">
        <w:rPr>
          <w:rFonts w:ascii="Times New Roman" w:hAnsi="Times New Roman" w:cs="Times New Roman"/>
          <w:sz w:val="22"/>
        </w:rPr>
        <w:t xml:space="preserve"> </w:t>
      </w:r>
    </w:p>
    <w:p w14:paraId="2893F162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High specific strength, high heat resistance</w:t>
      </w:r>
    </w:p>
    <w:p w14:paraId="4E9FF5EC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Long molding time, high cost</w:t>
      </w:r>
    </w:p>
    <w:p w14:paraId="69AA36D9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Not possible to recycle</w:t>
      </w:r>
    </w:p>
    <w:p w14:paraId="2498FBCF" w14:textId="51C65820" w:rsidR="00ED0C0D" w:rsidRPr="002C3B95" w:rsidRDefault="00ED0C0D" w:rsidP="00DC76BD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CFRTP</w:t>
      </w:r>
      <w:r w:rsidR="00410DD8" w:rsidRPr="002C3B95">
        <w:rPr>
          <w:rFonts w:ascii="Times New Roman" w:hAnsi="Times New Roman" w:cs="Times New Roman"/>
          <w:sz w:val="22"/>
        </w:rPr>
        <w:t xml:space="preserve"> is also used in similar situations </w:t>
      </w:r>
      <w:r w:rsidR="0078154C" w:rsidRPr="002C3B95">
        <w:rPr>
          <w:rFonts w:ascii="Times New Roman" w:hAnsi="Times New Roman" w:cs="Times New Roman"/>
          <w:sz w:val="22"/>
        </w:rPr>
        <w:t>to</w:t>
      </w:r>
      <w:r w:rsidR="00410DD8" w:rsidRPr="002C3B95">
        <w:rPr>
          <w:rFonts w:ascii="Times New Roman" w:hAnsi="Times New Roman" w:cs="Times New Roman"/>
          <w:sz w:val="22"/>
        </w:rPr>
        <w:t xml:space="preserve"> CFRTS and has already been used in some automobile parts</w:t>
      </w:r>
      <w:r w:rsidR="00671862">
        <w:rPr>
          <w:rFonts w:ascii="Times New Roman" w:hAnsi="Times New Roman" w:cs="Times New Roman"/>
          <w:sz w:val="22"/>
        </w:rPr>
        <w:t>,</w:t>
      </w:r>
      <w:r w:rsidR="00410DD8" w:rsidRPr="002C3B95">
        <w:rPr>
          <w:rFonts w:ascii="Times New Roman" w:hAnsi="Times New Roman" w:cs="Times New Roman"/>
          <w:sz w:val="22"/>
        </w:rPr>
        <w:t xml:space="preserve"> which will be discussed </w:t>
      </w:r>
      <w:r w:rsidR="00671862">
        <w:rPr>
          <w:rFonts w:ascii="Times New Roman" w:hAnsi="Times New Roman" w:cs="Times New Roman"/>
          <w:sz w:val="22"/>
        </w:rPr>
        <w:t>later</w:t>
      </w:r>
      <w:r w:rsidR="00410DD8" w:rsidRPr="002C3B95">
        <w:rPr>
          <w:rFonts w:ascii="Times New Roman" w:hAnsi="Times New Roman" w:cs="Times New Roman"/>
          <w:sz w:val="22"/>
        </w:rPr>
        <w:t>. CFRTP has the following characteristics:</w:t>
      </w:r>
      <w:r w:rsidRPr="002C3B95">
        <w:rPr>
          <w:rFonts w:ascii="Times New Roman" w:hAnsi="Times New Roman" w:cs="Times New Roman"/>
          <w:sz w:val="22"/>
        </w:rPr>
        <w:t xml:space="preserve"> </w:t>
      </w:r>
    </w:p>
    <w:p w14:paraId="1C00F9CF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Specific strength and heat resistance are inferior to CFRTS</w:t>
      </w:r>
    </w:p>
    <w:p w14:paraId="6C7C4A38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Short molding time, low cost</w:t>
      </w:r>
    </w:p>
    <w:p w14:paraId="44EBBB20" w14:textId="0A6AEDF1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Partially recyclable</w:t>
      </w:r>
    </w:p>
    <w:p w14:paraId="2276852E" w14:textId="0D375702" w:rsidR="00ED0C0D" w:rsidRPr="002C3B95" w:rsidRDefault="00ED0C0D" w:rsidP="00EC5F70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CFRP </w:t>
      </w:r>
      <w:r w:rsidR="00526B31" w:rsidRPr="002C3B95">
        <w:rPr>
          <w:rFonts w:ascii="Times New Roman" w:hAnsi="Times New Roman" w:cs="Times New Roman"/>
          <w:sz w:val="22"/>
        </w:rPr>
        <w:t xml:space="preserve">can </w:t>
      </w:r>
      <w:r w:rsidR="00671862">
        <w:rPr>
          <w:rFonts w:ascii="Times New Roman" w:hAnsi="Times New Roman" w:cs="Times New Roman"/>
          <w:sz w:val="22"/>
        </w:rPr>
        <w:t>also be divided into two other classifications depending on which direction the plastics in the CFRP are oriented. The two sections, continuous fiber and discontinuous fiber,</w:t>
      </w:r>
      <w:r w:rsidR="002E1E5F" w:rsidRPr="002C3B95">
        <w:rPr>
          <w:rFonts w:ascii="Times New Roman" w:hAnsi="Times New Roman" w:cs="Times New Roman"/>
          <w:sz w:val="22"/>
        </w:rPr>
        <w:t xml:space="preserve"> have the following characteristics.</w:t>
      </w:r>
    </w:p>
    <w:p w14:paraId="37E00549" w14:textId="0FD328CE" w:rsidR="00ED0C0D" w:rsidRPr="002C3B95" w:rsidRDefault="00ED0C0D" w:rsidP="00EC5F70">
      <w:p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Continuous fiber CFRTP</w:t>
      </w:r>
      <w:r w:rsidR="002E1E5F" w:rsidRPr="002C3B95">
        <w:rPr>
          <w:rFonts w:ascii="Times New Roman" w:hAnsi="Times New Roman" w:cs="Times New Roman"/>
          <w:sz w:val="22"/>
        </w:rPr>
        <w:t>:</w:t>
      </w:r>
    </w:p>
    <w:p w14:paraId="2837979D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Layered structure</w:t>
      </w:r>
    </w:p>
    <w:p w14:paraId="77C0308F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 High specific strength</w:t>
      </w:r>
    </w:p>
    <w:p w14:paraId="2313C594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Low press formability</w:t>
      </w:r>
    </w:p>
    <w:p w14:paraId="488F7A55" w14:textId="77777777" w:rsidR="00ED0C0D" w:rsidRPr="002C3B95" w:rsidRDefault="00ED0C0D" w:rsidP="00EC5F70">
      <w:p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Discontinuous fiber CFRTP</w:t>
      </w:r>
    </w:p>
    <w:p w14:paraId="4354F83A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Integrated structure, random orientation</w:t>
      </w:r>
    </w:p>
    <w:p w14:paraId="2DC3B1BF" w14:textId="77777777" w:rsidR="00ED0C0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Specific strength is inferior to long fibers</w:t>
      </w:r>
    </w:p>
    <w:p w14:paraId="27C82A4C" w14:textId="663BE6A3" w:rsidR="00DC76BD" w:rsidRPr="002C3B95" w:rsidRDefault="00ED0C0D" w:rsidP="00EC5F70">
      <w:pPr>
        <w:pStyle w:val="ListParagraph"/>
        <w:numPr>
          <w:ilvl w:val="0"/>
          <w:numId w:val="11"/>
        </w:numPr>
        <w:spacing w:after="1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>High press formability</w:t>
      </w:r>
    </w:p>
    <w:p w14:paraId="1A00D470" w14:textId="09BCB714" w:rsidR="00923CDB" w:rsidRPr="002C3B95" w:rsidRDefault="000817AB" w:rsidP="00EC5F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2.3.3 CFRP application areas</w:t>
      </w:r>
    </w:p>
    <w:p w14:paraId="43C0B8FB" w14:textId="6AC956CE" w:rsidR="00EC5F70" w:rsidRPr="002C3B95" w:rsidRDefault="00E17461" w:rsidP="00B00388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As mentioned briefly in the previous section, </w:t>
      </w:r>
      <w:r w:rsidR="006D0541" w:rsidRPr="002C3B95">
        <w:rPr>
          <w:rFonts w:ascii="Times New Roman" w:hAnsi="Times New Roman" w:cs="Times New Roman"/>
          <w:sz w:val="22"/>
        </w:rPr>
        <w:t xml:space="preserve">CFRP can be </w:t>
      </w:r>
      <w:r w:rsidR="007003BE" w:rsidRPr="002C3B95">
        <w:rPr>
          <w:rFonts w:ascii="Times New Roman" w:hAnsi="Times New Roman" w:cs="Times New Roman"/>
          <w:sz w:val="22"/>
        </w:rPr>
        <w:t xml:space="preserve">used in </w:t>
      </w:r>
      <w:r w:rsidR="003D0A93" w:rsidRPr="002C3B95">
        <w:rPr>
          <w:rFonts w:ascii="Times New Roman" w:hAnsi="Times New Roman" w:cs="Times New Roman"/>
          <w:sz w:val="22"/>
        </w:rPr>
        <w:t>various</w:t>
      </w:r>
      <w:r w:rsidR="00923CDB" w:rsidRPr="002C3B95">
        <w:rPr>
          <w:rFonts w:ascii="Times New Roman" w:hAnsi="Times New Roman" w:cs="Times New Roman"/>
          <w:sz w:val="22"/>
        </w:rPr>
        <w:t xml:space="preserve"> fields.</w:t>
      </w:r>
      <w:r w:rsidR="003D0A93" w:rsidRPr="002C3B95">
        <w:rPr>
          <w:rFonts w:ascii="Times New Roman" w:hAnsi="Times New Roman" w:cs="Times New Roman"/>
          <w:sz w:val="22"/>
        </w:rPr>
        <w:t xml:space="preserve"> In aircraft and car parts, CFRP is used in </w:t>
      </w:r>
      <w:r w:rsidR="003072EB" w:rsidRPr="002C3B95">
        <w:rPr>
          <w:rFonts w:ascii="Times New Roman" w:hAnsi="Times New Roman" w:cs="Times New Roman"/>
          <w:sz w:val="22"/>
        </w:rPr>
        <w:t xml:space="preserve">conjunction with other materials </w:t>
      </w:r>
      <w:r w:rsidR="003D0A93" w:rsidRPr="002C3B95">
        <w:rPr>
          <w:rFonts w:ascii="Times New Roman" w:hAnsi="Times New Roman" w:cs="Times New Roman"/>
          <w:sz w:val="22"/>
        </w:rPr>
        <w:t xml:space="preserve">to </w:t>
      </w:r>
      <w:r w:rsidR="006D0C2A" w:rsidRPr="002C3B95">
        <w:rPr>
          <w:rFonts w:ascii="Times New Roman" w:hAnsi="Times New Roman" w:cs="Times New Roman"/>
          <w:sz w:val="22"/>
        </w:rPr>
        <w:t xml:space="preserve">make more </w:t>
      </w:r>
      <w:r w:rsidR="006E1FEE" w:rsidRPr="002C3B95">
        <w:rPr>
          <w:rFonts w:ascii="Times New Roman" w:hAnsi="Times New Roman" w:cs="Times New Roman"/>
          <w:sz w:val="22"/>
        </w:rPr>
        <w:t>efficient</w:t>
      </w:r>
      <w:r w:rsidR="006D0C2A" w:rsidRPr="002C3B95">
        <w:rPr>
          <w:rFonts w:ascii="Times New Roman" w:hAnsi="Times New Roman" w:cs="Times New Roman"/>
          <w:sz w:val="22"/>
        </w:rPr>
        <w:t xml:space="preserve"> parts</w:t>
      </w:r>
      <w:r w:rsidR="00671862">
        <w:rPr>
          <w:rFonts w:ascii="Times New Roman" w:hAnsi="Times New Roman" w:cs="Times New Roman"/>
          <w:sz w:val="22"/>
        </w:rPr>
        <w:t xml:space="preserve">, such as airplane wings and car parts like bumpers. CFRP can also be used in the medical field in things like head braces for brain surgery to allow X-rays of the brain to be taken while keeping </w:t>
      </w:r>
      <w:r w:rsidR="00671862">
        <w:rPr>
          <w:rFonts w:ascii="Times New Roman" w:hAnsi="Times New Roman" w:cs="Times New Roman"/>
          <w:sz w:val="22"/>
        </w:rPr>
        <w:lastRenderedPageBreak/>
        <w:t xml:space="preserve">the patient's head stable, to a socket for prosthetics, taking advantage of </w:t>
      </w:r>
      <w:proofErr w:type="gramStart"/>
      <w:r w:rsidR="00671862">
        <w:rPr>
          <w:rFonts w:ascii="Times New Roman" w:hAnsi="Times New Roman" w:cs="Times New Roman"/>
          <w:sz w:val="22"/>
        </w:rPr>
        <w:t>its</w:t>
      </w:r>
      <w:proofErr w:type="gramEnd"/>
      <w:r w:rsidR="00671862">
        <w:rPr>
          <w:rFonts w:ascii="Times New Roman" w:hAnsi="Times New Roman" w:cs="Times New Roman"/>
          <w:sz w:val="22"/>
        </w:rPr>
        <w:t xml:space="preserve"> lightweight</w:t>
      </w:r>
      <w:r w:rsidR="006D0541" w:rsidRPr="002C3B95">
        <w:rPr>
          <w:rFonts w:ascii="Times New Roman" w:hAnsi="Times New Roman" w:cs="Times New Roman"/>
          <w:sz w:val="22"/>
        </w:rPr>
        <w:t xml:space="preserve"> </w:t>
      </w:r>
      <w:r w:rsidR="00563198" w:rsidRPr="002C3B95">
        <w:rPr>
          <w:rFonts w:ascii="Times New Roman" w:hAnsi="Times New Roman" w:cs="Times New Roman"/>
          <w:sz w:val="22"/>
        </w:rPr>
        <w:t>to reduce the overall weight of prosthetics</w:t>
      </w:r>
      <w:r w:rsidR="006D0541" w:rsidRPr="002C3B95">
        <w:rPr>
          <w:rFonts w:ascii="Times New Roman" w:hAnsi="Times New Roman" w:cs="Times New Roman"/>
          <w:sz w:val="22"/>
        </w:rPr>
        <w:t xml:space="preserve">. </w:t>
      </w:r>
    </w:p>
    <w:p w14:paraId="2A800846" w14:textId="0973E543" w:rsidR="006D0541" w:rsidRPr="002C3B95" w:rsidRDefault="006D0541" w:rsidP="00EC5F7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2.3.4 CFRP sample used in this study</w:t>
      </w:r>
    </w:p>
    <w:p w14:paraId="0CCA1D41" w14:textId="74D2F0A3" w:rsidR="006D0541" w:rsidRPr="002C3B95" w:rsidRDefault="006D0541" w:rsidP="00EC5F70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In this </w:t>
      </w:r>
      <w:r w:rsidR="00E27B9E" w:rsidRPr="002C3B95">
        <w:rPr>
          <w:rFonts w:ascii="Times New Roman" w:hAnsi="Times New Roman" w:cs="Times New Roman"/>
          <w:sz w:val="22"/>
        </w:rPr>
        <w:t>study,</w:t>
      </w:r>
      <w:r w:rsidRPr="002C3B95">
        <w:rPr>
          <w:rFonts w:ascii="Times New Roman" w:hAnsi="Times New Roman" w:cs="Times New Roman"/>
          <w:sz w:val="22"/>
        </w:rPr>
        <w:t xml:space="preserve"> discontinuous fiber CFRTP is used </w:t>
      </w:r>
      <w:r w:rsidR="00671862">
        <w:rPr>
          <w:rFonts w:ascii="Times New Roman" w:hAnsi="Times New Roman" w:cs="Times New Roman"/>
          <w:sz w:val="22"/>
        </w:rPr>
        <w:t xml:space="preserve">because it has a short molding time, low cost, and </w:t>
      </w:r>
      <w:r w:rsidR="00E27B9E" w:rsidRPr="002C3B95">
        <w:rPr>
          <w:rFonts w:ascii="Times New Roman" w:hAnsi="Times New Roman" w:cs="Times New Roman"/>
          <w:sz w:val="22"/>
        </w:rPr>
        <w:t>recyclability.</w:t>
      </w:r>
      <w:r w:rsidRPr="002C3B95">
        <w:rPr>
          <w:rFonts w:ascii="Times New Roman" w:hAnsi="Times New Roman" w:cs="Times New Roman"/>
          <w:sz w:val="22"/>
        </w:rPr>
        <w:t xml:space="preserve"> </w:t>
      </w:r>
    </w:p>
    <w:p w14:paraId="76D4FB00" w14:textId="77777777" w:rsidR="00D50684" w:rsidRDefault="00D50684" w:rsidP="00EC5F70">
      <w:pPr>
        <w:rPr>
          <w:rFonts w:ascii="Times New Roman" w:hAnsi="Times New Roman" w:cs="Times New Roman"/>
          <w:sz w:val="28"/>
          <w:szCs w:val="32"/>
        </w:rPr>
      </w:pPr>
    </w:p>
    <w:p w14:paraId="6958497C" w14:textId="4A032CA8" w:rsidR="006C022B" w:rsidRPr="002C3B95" w:rsidRDefault="006C022B" w:rsidP="003B4749">
      <w:pPr>
        <w:jc w:val="left"/>
        <w:rPr>
          <w:rFonts w:ascii="Times New Roman" w:hAnsi="Times New Roman" w:cs="Times New Roman"/>
        </w:rPr>
      </w:pPr>
      <w:r w:rsidRPr="002C3B95">
        <w:rPr>
          <w:rFonts w:ascii="Times New Roman" w:hAnsi="Times New Roman" w:cs="Times New Roman"/>
          <w:sz w:val="28"/>
          <w:szCs w:val="32"/>
        </w:rPr>
        <w:t>2.4</w:t>
      </w:r>
      <w:r w:rsidRPr="002C3B9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2C3B95">
        <w:rPr>
          <w:rFonts w:ascii="Times New Roman" w:hAnsi="Times New Roman" w:cs="Times New Roman"/>
          <w:sz w:val="28"/>
          <w:szCs w:val="32"/>
        </w:rPr>
        <w:t xml:space="preserve">Previous research A (Incremental forming of CFRTP under thermal bath conditions using oil bath and </w:t>
      </w:r>
      <w:r w:rsidR="00671862">
        <w:rPr>
          <w:rFonts w:ascii="Times New Roman" w:hAnsi="Times New Roman" w:cs="Times New Roman"/>
          <w:sz w:val="28"/>
          <w:szCs w:val="32"/>
        </w:rPr>
        <w:t>creating</w:t>
      </w:r>
      <w:r w:rsidRPr="002C3B95">
        <w:rPr>
          <w:rFonts w:ascii="Times New Roman" w:hAnsi="Times New Roman" w:cs="Times New Roman"/>
          <w:sz w:val="28"/>
          <w:szCs w:val="32"/>
        </w:rPr>
        <w:t xml:space="preserve"> a CAM system using Python language.)</w:t>
      </w:r>
      <w:ins w:id="12" w:author="Emir Yilmaz" w:date="2025-04-28T13:59:00Z" w16du:dateUtc="2025-04-28T04:59:00Z">
        <w:r w:rsidR="003008FB">
          <w:rPr>
            <w:rFonts w:ascii="Times New Roman" w:hAnsi="Times New Roman" w:cs="Times New Roman"/>
            <w:sz w:val="28"/>
            <w:szCs w:val="32"/>
          </w:rPr>
          <w:t xml:space="preserve"> </w:t>
        </w:r>
      </w:ins>
    </w:p>
    <w:p w14:paraId="44398A54" w14:textId="77777777" w:rsidR="004D1DF3" w:rsidRPr="004D1DF3" w:rsidRDefault="004D1DF3" w:rsidP="004D1D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805DE" w14:textId="46F51BD5" w:rsidR="006C022B" w:rsidRPr="002C3B95" w:rsidRDefault="006C022B" w:rsidP="00EC5F70">
      <w:pPr>
        <w:pStyle w:val="ListParagraph"/>
        <w:numPr>
          <w:ilvl w:val="2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Overview</w:t>
      </w:r>
      <w:ins w:id="13" w:author="Emir Yilmaz" w:date="2025-04-28T13:58:00Z" w16du:dateUtc="2025-04-28T04:58:00Z">
        <w:r w:rsidR="003008FB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ins>
    </w:p>
    <w:p w14:paraId="7DD5FE18" w14:textId="035EFFB8" w:rsidR="006C022B" w:rsidRPr="002C3B95" w:rsidRDefault="00671862" w:rsidP="00EC5F70">
      <w:pPr>
        <w:ind w:firstLine="3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2"/>
          <w:lang w:val="en-US"/>
        </w:rPr>
        <w:t>This previous thesis aims</w:t>
      </w:r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to create a CAM system using </w:t>
      </w:r>
      <w:r>
        <w:rPr>
          <w:rFonts w:ascii="Times New Roman" w:eastAsia="Times New Roman" w:hAnsi="Times New Roman" w:cs="Times New Roman"/>
          <w:kern w:val="0"/>
          <w:sz w:val="22"/>
          <w:lang w:val="en-US"/>
        </w:rPr>
        <w:t>Python</w:t>
      </w:r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to perform incremental forming for discontinuous fiber-reinforced thermoplastics (CFRTP)</w:t>
      </w:r>
      <w:r>
        <w:rPr>
          <w:rFonts w:ascii="Times New Roman" w:eastAsia="Times New Roman" w:hAnsi="Times New Roman" w:cs="Times New Roman"/>
          <w:kern w:val="0"/>
          <w:sz w:val="22"/>
          <w:lang w:val="en-US"/>
        </w:rPr>
        <w:t>. An oil bath heats</w:t>
      </w:r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the CFRTP to enable incremental forming without </w:t>
      </w:r>
      <w:proofErr w:type="gramStart"/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>molds</w:t>
      </w:r>
      <w:proofErr w:type="gramEnd"/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. The previous researcher </w:t>
      </w:r>
      <w:r w:rsidR="0065211C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>developed</w:t>
      </w:r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a custom CAM system in Python to generate G-code tool paths from CAD models, targeting low-volume, high-mix production needs. The </w:t>
      </w:r>
      <w:r>
        <w:rPr>
          <w:rFonts w:ascii="Times New Roman" w:eastAsia="Times New Roman" w:hAnsi="Times New Roman" w:cs="Times New Roman"/>
          <w:kern w:val="0"/>
          <w:sz w:val="22"/>
          <w:lang w:val="en-US"/>
        </w:rPr>
        <w:t>Python</w:t>
      </w:r>
      <w:r w:rsidR="006C022B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code can be seen in the next section.</w:t>
      </w:r>
    </w:p>
    <w:p w14:paraId="1581E704" w14:textId="06786A2E" w:rsidR="006C022B" w:rsidRPr="002C3B95" w:rsidRDefault="006C022B" w:rsidP="00EC5F70">
      <w:pPr>
        <w:widowControl w:val="0"/>
        <w:ind w:firstLine="360"/>
        <w:jc w:val="left"/>
        <w:rPr>
          <w:rFonts w:ascii="Times New Roman" w:eastAsia="Times New Roman" w:hAnsi="Times New Roman" w:cs="Times New Roman"/>
          <w:kern w:val="0"/>
          <w:sz w:val="22"/>
          <w:lang w:val="en-US"/>
        </w:rPr>
      </w:pPr>
      <w:r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>The study addresses challenges with traditional manufacturing</w:t>
      </w:r>
      <w:r w:rsidR="00671862">
        <w:rPr>
          <w:rFonts w:ascii="Times New Roman" w:eastAsia="Times New Roman" w:hAnsi="Times New Roman" w:cs="Times New Roman"/>
          <w:kern w:val="0"/>
          <w:sz w:val="22"/>
          <w:lang w:val="en-US"/>
        </w:rPr>
        <w:t>, such as high mold costs and limited flexibility, especially in forming thin shell components. It introduces a cost-effective alternative that combines material heating via an oil bath with</w:t>
      </w:r>
      <w:r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open-source digital toolpath generation.</w:t>
      </w:r>
    </w:p>
    <w:p w14:paraId="448C3AE7" w14:textId="77777777" w:rsidR="00DC76BD" w:rsidRPr="002C3B95" w:rsidRDefault="00DC76BD" w:rsidP="00EC5F70">
      <w:pPr>
        <w:widowControl w:val="0"/>
        <w:ind w:firstLine="3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84784" w14:textId="77777777" w:rsidR="006C022B" w:rsidRPr="002C3B95" w:rsidRDefault="006C022B" w:rsidP="00EC5F70">
      <w:pPr>
        <w:pStyle w:val="ListParagraph"/>
        <w:numPr>
          <w:ilvl w:val="2"/>
          <w:numId w:val="49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CAM and CAD system</w:t>
      </w:r>
    </w:p>
    <w:p w14:paraId="0E2C5C3D" w14:textId="7792A41D" w:rsidR="006C022B" w:rsidRPr="002C3B95" w:rsidRDefault="006C022B" w:rsidP="00EC5F70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The CAM system </w:t>
      </w:r>
      <w:r w:rsidR="00671862">
        <w:rPr>
          <w:rFonts w:ascii="Times New Roman" w:hAnsi="Times New Roman" w:cs="Times New Roman"/>
          <w:sz w:val="22"/>
          <w:szCs w:val="24"/>
          <w:lang w:val="en-US"/>
        </w:rPr>
        <w:t>achieved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three goals</w:t>
      </w:r>
      <w:r w:rsidR="00671862">
        <w:rPr>
          <w:rFonts w:ascii="Times New Roman" w:hAnsi="Times New Roman" w:cs="Times New Roman"/>
          <w:sz w:val="22"/>
          <w:szCs w:val="24"/>
          <w:lang w:val="en-US"/>
        </w:rPr>
        <w:t xml:space="preserve">: to read STL files from Creo Parametric 4.0, extract 3D point clouds of target shapes, and create a tool path in G-code. The code </w:t>
      </w:r>
      <w:r w:rsidR="00566653">
        <w:rPr>
          <w:rFonts w:ascii="Times New Roman" w:hAnsi="Times New Roman" w:cs="Times New Roman"/>
          <w:sz w:val="22"/>
          <w:szCs w:val="24"/>
          <w:lang w:val="en-US"/>
        </w:rPr>
        <w:t>uses</w:t>
      </w:r>
      <w:r w:rsidR="00671862">
        <w:rPr>
          <w:rFonts w:ascii="Times New Roman" w:hAnsi="Times New Roman" w:cs="Times New Roman"/>
          <w:sz w:val="22"/>
          <w:szCs w:val="24"/>
          <w:lang w:val="en-US"/>
        </w:rPr>
        <w:t xml:space="preserve"> Python libraries, as seen in Figure X, to make a point cloud from the STL file. It converts the clouds into layers by Z-height and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connects the points in each layer by the minimum Euclidean distance. Finally, it takes the coordinates and adds the proper syntax to be used by the CNC machines.</w:t>
      </w:r>
    </w:p>
    <w:p w14:paraId="0FDE0E13" w14:textId="1F20B9F6" w:rsidR="00193A32" w:rsidRPr="002C3B95" w:rsidRDefault="00193A32" w:rsidP="00B00388">
      <w:pPr>
        <w:spacing w:after="160"/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The </w:t>
      </w:r>
      <w:r w:rsidR="00624803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Shape </w:t>
      </w:r>
      <w:r w:rsidR="00671862">
        <w:rPr>
          <w:rFonts w:ascii="Times New Roman" w:hAnsi="Times New Roman" w:cs="Times New Roman"/>
          <w:sz w:val="22"/>
          <w:szCs w:val="24"/>
          <w:lang w:val="en-US"/>
        </w:rPr>
        <w:t>created in Creo was a truncated cone with varying dimensions. The radius of the shape ranges from 20, 30, and 40 mm, and similarly, the wall angle is 30°, 40°, and 50°, and the pitch or resolution of the STL is</w:t>
      </w:r>
      <w:r w:rsidR="005E1197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1. The d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imensions </w:t>
      </w:r>
      <w:r w:rsidR="0047081C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were 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>selected to match the working area and limitations of the experimental setup.</w:t>
      </w:r>
      <w:r w:rsidR="0047081C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The shape </w:t>
      </w:r>
      <w:r w:rsidR="0047081C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was chosen because it </w:t>
      </w:r>
      <w:r w:rsidR="00EC5F70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is </w:t>
      </w:r>
      <w:r w:rsidR="00566653">
        <w:rPr>
          <w:rFonts w:ascii="Times New Roman" w:hAnsi="Times New Roman" w:cs="Times New Roman"/>
          <w:sz w:val="22"/>
          <w:szCs w:val="24"/>
          <w:lang w:val="en-US"/>
        </w:rPr>
        <w:t xml:space="preserve">good </w:t>
      </w:r>
      <w:r w:rsidR="00EC5F70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for </w:t>
      </w:r>
      <w:r w:rsidR="00566653" w:rsidRPr="002C3B95">
        <w:rPr>
          <w:rFonts w:ascii="Times New Roman" w:hAnsi="Times New Roman" w:cs="Times New Roman"/>
          <w:sz w:val="22"/>
          <w:szCs w:val="24"/>
          <w:lang w:val="en-US"/>
        </w:rPr>
        <w:t>proof</w:t>
      </w:r>
      <w:r w:rsidR="00EC5F70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of concept, 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>especially for plastic deformation layering.</w:t>
      </w:r>
    </w:p>
    <w:p w14:paraId="6EBE0F5F" w14:textId="77777777" w:rsidR="00B00388" w:rsidRPr="002C3B95" w:rsidRDefault="00B00388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br w:type="page"/>
      </w:r>
    </w:p>
    <w:p w14:paraId="1CACBDD8" w14:textId="63C69A0A" w:rsidR="008F54DA" w:rsidRPr="008F54DA" w:rsidRDefault="00E26255" w:rsidP="008F54DA">
      <w:pPr>
        <w:rPr>
          <w:rFonts w:ascii="Times New Roman" w:hAnsi="Times New Roman" w:cs="Times New Roman"/>
          <w:szCs w:val="21"/>
          <w:lang w:val="en-US"/>
        </w:rPr>
      </w:pPr>
      <w:commentRangeStart w:id="14"/>
      <w:commentRangeEnd w:id="14"/>
      <w:r>
        <w:rPr>
          <w:rStyle w:val="CommentReference"/>
        </w:rPr>
        <w:lastRenderedPageBreak/>
        <w:commentReference w:id="14"/>
      </w:r>
      <w:proofErr w:type="gramStart"/>
      <w:r w:rsidR="008F54DA" w:rsidRPr="008F54DA">
        <w:rPr>
          <w:rFonts w:ascii="Times New Roman" w:hAnsi="Times New Roman" w:cs="Times New Roman"/>
          <w:szCs w:val="21"/>
          <w:lang w:val="en-US"/>
        </w:rPr>
        <w:t>import</w:t>
      </w:r>
      <w:proofErr w:type="gramEnd"/>
      <w:r w:rsidR="008F54DA" w:rsidRPr="008F54DA">
        <w:rPr>
          <w:rFonts w:ascii="Times New Roman" w:hAnsi="Times New Roman" w:cs="Times New Roman"/>
          <w:szCs w:val="21"/>
          <w:lang w:val="en-US"/>
        </w:rPr>
        <w:t xml:space="preserve"> </w:t>
      </w:r>
      <w:proofErr w:type="spellStart"/>
      <w:r w:rsidR="008F54DA" w:rsidRPr="008F54DA">
        <w:rPr>
          <w:rFonts w:ascii="Times New Roman" w:hAnsi="Times New Roman" w:cs="Times New Roman"/>
          <w:szCs w:val="21"/>
          <w:lang w:val="en-US"/>
        </w:rPr>
        <w:t>pyvista</w:t>
      </w:r>
      <w:proofErr w:type="spellEnd"/>
      <w:r w:rsidR="008F54DA" w:rsidRPr="008F54DA">
        <w:rPr>
          <w:rFonts w:ascii="Times New Roman" w:hAnsi="Times New Roman" w:cs="Times New Roman"/>
          <w:szCs w:val="21"/>
          <w:lang w:val="en-US"/>
        </w:rPr>
        <w:t xml:space="preserve"> as </w:t>
      </w:r>
      <w:proofErr w:type="spellStart"/>
      <w:r w:rsidR="008F54DA" w:rsidRPr="008F54DA">
        <w:rPr>
          <w:rFonts w:ascii="Times New Roman" w:hAnsi="Times New Roman" w:cs="Times New Roman"/>
          <w:szCs w:val="21"/>
          <w:lang w:val="en-US"/>
        </w:rPr>
        <w:t>pv</w:t>
      </w:r>
      <w:proofErr w:type="spellEnd"/>
    </w:p>
    <w:p w14:paraId="29FBD6E5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import csv </w:t>
      </w:r>
    </w:p>
    <w:p w14:paraId="3D6FD759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import pandas as pd </w:t>
      </w:r>
    </w:p>
    <w:p w14:paraId="06A5481A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import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</w:t>
      </w: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numpy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as np</w:t>
      </w:r>
    </w:p>
    <w:p w14:paraId="0DCBCDF6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</w:p>
    <w:p w14:paraId="5EA918E7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mesh = </w:t>
      </w:r>
      <w:proofErr w:type="spellStart"/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pv.read</w:t>
      </w:r>
      <w:proofErr w:type="spellEnd"/>
      <w:proofErr w:type="gramEnd"/>
      <w:r w:rsidRPr="008F54DA">
        <w:rPr>
          <w:rFonts w:ascii="Times New Roman" w:hAnsi="Times New Roman" w:cs="Times New Roman"/>
          <w:szCs w:val="21"/>
          <w:lang w:val="en-US"/>
        </w:rPr>
        <w:t>('test_piece_3.stl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')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Load the STL file and name 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it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"mesh"</w:t>
      </w:r>
    </w:p>
    <w:p w14:paraId="182D3B26" w14:textId="49770C10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>points = mesh.</w:t>
      </w:r>
      <w:r w:rsidR="00671862">
        <w:rPr>
          <w:rFonts w:ascii="Times New Roman" w:hAnsi="Times New Roman" w:cs="Times New Roman"/>
          <w:szCs w:val="21"/>
          <w:lang w:val="en-US"/>
        </w:rPr>
        <w:t xml:space="preserve"> 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points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Get the point cloud from "mesh"</w:t>
      </w:r>
    </w:p>
    <w:p w14:paraId="1A42E37E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with 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open(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'dots.csv', 'w') as 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f: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Create a new CSV file</w:t>
      </w:r>
    </w:p>
    <w:p w14:paraId="131E2594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    writer = </w:t>
      </w:r>
      <w:proofErr w:type="spellStart"/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csv.writer</w:t>
      </w:r>
      <w:proofErr w:type="spellEnd"/>
      <w:proofErr w:type="gramEnd"/>
      <w:r w:rsidRPr="008F54DA">
        <w:rPr>
          <w:rFonts w:ascii="Times New Roman" w:hAnsi="Times New Roman" w:cs="Times New Roman"/>
          <w:szCs w:val="21"/>
          <w:lang w:val="en-US"/>
        </w:rPr>
        <w:t>(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f)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Set to write mode</w:t>
      </w:r>
    </w:p>
    <w:p w14:paraId="06945937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    </w:t>
      </w:r>
      <w:proofErr w:type="spellStart"/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writer.writerows</w:t>
      </w:r>
      <w:proofErr w:type="spellEnd"/>
      <w:proofErr w:type="gramEnd"/>
      <w:r w:rsidRPr="008F54DA">
        <w:rPr>
          <w:rFonts w:ascii="Times New Roman" w:hAnsi="Times New Roman" w:cs="Times New Roman"/>
          <w:szCs w:val="21"/>
          <w:lang w:val="en-US"/>
        </w:rPr>
        <w:t>(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points)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Write the point cloud</w:t>
      </w:r>
    </w:p>
    <w:p w14:paraId="042F3A2C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</w:p>
    <w:p w14:paraId="22D75D63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= </w:t>
      </w:r>
      <w:proofErr w:type="spellStart"/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pd.read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>_csv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('dots.csv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')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Open the CSV file with pandas</w:t>
      </w:r>
    </w:p>
    <w:p w14:paraId="3B2669AB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= </w:t>
      </w:r>
      <w:proofErr w:type="spellStart"/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df.dropna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()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Remove blank rows</w:t>
      </w:r>
    </w:p>
    <w:p w14:paraId="4BB0A2A2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= </w:t>
      </w: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df.set_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axis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(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>['x', 'y', 'z'], axis='columns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')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Label columns as x, y, z (with space for row numbers)</w:t>
      </w:r>
    </w:p>
    <w:p w14:paraId="525BEEB4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maxi = </w:t>
      </w: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['z'].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max(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) </w:t>
      </w:r>
    </w:p>
    <w:p w14:paraId="2BE13EAB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 xml:space="preserve">mini = </w:t>
      </w: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['z'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].min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() </w:t>
      </w:r>
    </w:p>
    <w:p w14:paraId="7B2DE056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= </w:t>
      </w: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[</w:t>
      </w: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['z'] &gt; mini + 0.01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]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Remove the bottom plane</w:t>
      </w:r>
    </w:p>
    <w:p w14:paraId="2A04489E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df.to_csv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('dots.csv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')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Overwrite the CSV file</w:t>
      </w:r>
    </w:p>
    <w:p w14:paraId="0162952B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df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= </w:t>
      </w:r>
      <w:proofErr w:type="spellStart"/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pd.read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>_csv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>('dots.csv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')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Re-open the CSV file with pandas</w:t>
      </w:r>
    </w:p>
    <w:p w14:paraId="3E0135D6" w14:textId="77777777" w:rsidR="008F54DA" w:rsidRP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proofErr w:type="spellStart"/>
      <w:r w:rsidRPr="008F54DA">
        <w:rPr>
          <w:rFonts w:ascii="Times New Roman" w:hAnsi="Times New Roman" w:cs="Times New Roman"/>
          <w:szCs w:val="21"/>
          <w:lang w:val="en-US"/>
        </w:rPr>
        <w:t>ll</w:t>
      </w:r>
      <w:proofErr w:type="spellEnd"/>
      <w:r w:rsidRPr="008F54DA">
        <w:rPr>
          <w:rFonts w:ascii="Times New Roman" w:hAnsi="Times New Roman" w:cs="Times New Roman"/>
          <w:szCs w:val="21"/>
          <w:lang w:val="en-US"/>
        </w:rPr>
        <w:t xml:space="preserve"> = [0, 0, 0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]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Specify that this is a 3-dimensional numeric array</w:t>
      </w:r>
    </w:p>
    <w:p w14:paraId="54D75EC9" w14:textId="77777777" w:rsid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  <w:r w:rsidRPr="008F54DA">
        <w:rPr>
          <w:rFonts w:ascii="Times New Roman" w:hAnsi="Times New Roman" w:cs="Times New Roman"/>
          <w:szCs w:val="21"/>
          <w:lang w:val="en-US"/>
        </w:rPr>
        <w:t>pp = [0, 0, 200</w:t>
      </w:r>
      <w:proofErr w:type="gramStart"/>
      <w:r w:rsidRPr="008F54DA">
        <w:rPr>
          <w:rFonts w:ascii="Times New Roman" w:hAnsi="Times New Roman" w:cs="Times New Roman"/>
          <w:szCs w:val="21"/>
          <w:lang w:val="en-US"/>
        </w:rPr>
        <w:t>]  #</w:t>
      </w:r>
      <w:proofErr w:type="gramEnd"/>
      <w:r w:rsidRPr="008F54DA">
        <w:rPr>
          <w:rFonts w:ascii="Times New Roman" w:hAnsi="Times New Roman" w:cs="Times New Roman"/>
          <w:szCs w:val="21"/>
          <w:lang w:val="en-US"/>
        </w:rPr>
        <w:t xml:space="preserve"> Set a hypothetical initial tool position</w:t>
      </w:r>
    </w:p>
    <w:p w14:paraId="189D40AB" w14:textId="77777777" w:rsidR="008F54DA" w:rsidRDefault="008F54DA" w:rsidP="008F54DA">
      <w:pPr>
        <w:rPr>
          <w:rFonts w:ascii="Times New Roman" w:hAnsi="Times New Roman" w:cs="Times New Roman"/>
          <w:szCs w:val="21"/>
          <w:lang w:val="en-US"/>
        </w:rPr>
      </w:pPr>
    </w:p>
    <w:p w14:paraId="3C7E0846" w14:textId="1D25217F" w:rsidR="00C157DB" w:rsidRPr="0049326B" w:rsidRDefault="00C157DB" w:rsidP="008F54DA">
      <w:pPr>
        <w:jc w:val="center"/>
        <w:rPr>
          <w:rFonts w:ascii="Times New Roman" w:hAnsi="Times New Roman" w:cs="Times New Roman"/>
          <w:szCs w:val="21"/>
          <w:lang w:val="en-US"/>
        </w:rPr>
      </w:pPr>
      <w:r w:rsidRPr="0049326B">
        <w:rPr>
          <w:rFonts w:ascii="Times New Roman" w:hAnsi="Times New Roman" w:cs="Times New Roman"/>
          <w:szCs w:val="21"/>
          <w:lang w:val="en-US"/>
        </w:rPr>
        <w:t xml:space="preserve">Figure </w:t>
      </w:r>
      <w:r w:rsidR="00360D7A" w:rsidRPr="0049326B">
        <w:rPr>
          <w:rFonts w:ascii="Times New Roman" w:hAnsi="Times New Roman" w:cs="Times New Roman"/>
          <w:szCs w:val="21"/>
          <w:lang w:val="en-US"/>
        </w:rPr>
        <w:t>2.</w:t>
      </w:r>
      <w:r w:rsidR="0075615C">
        <w:rPr>
          <w:rFonts w:ascii="Times New Roman" w:hAnsi="Times New Roman" w:cs="Times New Roman"/>
          <w:szCs w:val="21"/>
          <w:lang w:val="en-US"/>
        </w:rPr>
        <w:t>6</w:t>
      </w:r>
      <w:r w:rsidR="00360D7A" w:rsidRPr="0049326B">
        <w:rPr>
          <w:rFonts w:ascii="Times New Roman" w:hAnsi="Times New Roman" w:cs="Times New Roman"/>
          <w:szCs w:val="21"/>
          <w:lang w:val="en-US"/>
        </w:rPr>
        <w:t>:</w:t>
      </w:r>
      <w:r w:rsidRPr="0049326B">
        <w:rPr>
          <w:rFonts w:ascii="Times New Roman" w:hAnsi="Times New Roman" w:cs="Times New Roman"/>
          <w:szCs w:val="21"/>
          <w:lang w:val="en-US"/>
        </w:rPr>
        <w:t xml:space="preserve"> Initial setup</w:t>
      </w:r>
    </w:p>
    <w:p w14:paraId="088B9958" w14:textId="77777777" w:rsidR="00DC19A7" w:rsidRPr="002C3B95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3BF0ECA1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while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len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) &gt; 0:</w:t>
      </w:r>
    </w:p>
    <w:p w14:paraId="24B2AE2A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s =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['z'].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max()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Find the maximum value along the z-axis</w:t>
      </w:r>
    </w:p>
    <w:p w14:paraId="75D03448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df_z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[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['z'] == s]</w:t>
      </w:r>
    </w:p>
    <w:p w14:paraId="4F72A2B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df_z.to_csv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('layer.csv')</w:t>
      </w:r>
    </w:p>
    <w:p w14:paraId="7BDA4523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df_z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pd.read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_csv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('layer.csv')</w:t>
      </w:r>
    </w:p>
    <w:p w14:paraId="7F9B420D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df_z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z.drop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z.columns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[[0, 1]], axis=1)</w:t>
      </w:r>
    </w:p>
    <w:p w14:paraId="0241F41F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df_z.to_csv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('layer.csv')</w:t>
      </w:r>
    </w:p>
    <w:p w14:paraId="373F056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p =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df_z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['z'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].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idxmax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Maximum value on the z-axis, starting from this point for processing</w:t>
      </w:r>
    </w:p>
    <w:p w14:paraId="07C02156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l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np.loadtxt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('layer.csv', delimiter=',',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dtype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='float64',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skiprows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=1,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usecols</w:t>
      </w:r>
      <w:proofErr w:type="spellEnd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=[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1, 2, 3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])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Convert from CSV to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ndarray</w:t>
      </w:r>
      <w:proofErr w:type="spellEnd"/>
    </w:p>
    <w:p w14:paraId="70CB9896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n =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len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df_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z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Get total number in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</w:p>
    <w:p w14:paraId="4DA9A31C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c = 0 </w:t>
      </w:r>
    </w:p>
    <w:p w14:paraId="7FE3434F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lastRenderedPageBreak/>
        <w:t xml:space="preserve">    if n == 1:</w:t>
      </w:r>
    </w:p>
    <w:p w14:paraId="4C9A1B3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pp = l</w:t>
      </w:r>
    </w:p>
    <w:p w14:paraId="4F1408F1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[0, 0, 0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]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Tool path design order</w:t>
      </w:r>
    </w:p>
    <w:p w14:paraId="4EA7E336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if n &gt; 1:</w:t>
      </w:r>
    </w:p>
    <w:p w14:paraId="19C46A68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while n &gt; 0:</w:t>
      </w:r>
    </w:p>
    <w:p w14:paraId="1F32DED1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j = 0 </w:t>
      </w:r>
    </w:p>
    <w:p w14:paraId="7D9AB2E4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[] </w:t>
      </w:r>
    </w:p>
    <w:p w14:paraId="32CDD329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if c == 3:</w:t>
      </w:r>
    </w:p>
    <w:p w14:paraId="1D2A88F7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    l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np.vstack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([l,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llk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]) </w:t>
      </w:r>
    </w:p>
    <w:p w14:paraId="03D520A2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    n = n + 1</w:t>
      </w:r>
    </w:p>
    <w:p w14:paraId="2251A378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while j &lt; n:</w:t>
      </w:r>
    </w:p>
    <w:p w14:paraId="30F90A69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   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ld.append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np.linalg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.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norm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(pp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- l[j]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))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Calculate and list distances from p</w:t>
      </w:r>
    </w:p>
    <w:p w14:paraId="5D11337D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    j += 1</w:t>
      </w:r>
    </w:p>
    <w:p w14:paraId="77F117FA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k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ld.index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(min(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</w:t>
      </w:r>
      <w:proofErr w:type="spellEnd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))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Index of the smallest value in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</w:t>
      </w:r>
      <w:proofErr w:type="spellEnd"/>
    </w:p>
    <w:p w14:paraId="7731BC4A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lk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l[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k]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Array at the index of the smallest value in l</w:t>
      </w:r>
    </w:p>
    <w:p w14:paraId="4A11676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np.vstack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([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,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lk</w:t>
      </w:r>
      <w:proofErr w:type="spellEnd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])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Add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lk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vertically as an array to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</w:p>
    <w:p w14:paraId="18B9CD3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if c == 0:</w:t>
      </w:r>
    </w:p>
    <w:p w14:paraId="2B0374A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llk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lk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</w:t>
      </w:r>
    </w:p>
    <w:p w14:paraId="3E9FF0AE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ld.pop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k)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Delete the k-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th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element in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ld</w:t>
      </w:r>
      <w:proofErr w:type="spellEnd"/>
    </w:p>
    <w:p w14:paraId="18E12944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l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np.delete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(l, k, 0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Delete the k-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th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row in l</w:t>
      </w:r>
    </w:p>
    <w:p w14:paraId="10F8D851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n -= 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1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Reduce n by one</w:t>
      </w:r>
    </w:p>
    <w:p w14:paraId="358F6143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pp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lk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Set next p as the current k</w:t>
      </w:r>
    </w:p>
    <w:p w14:paraId="589305E7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    c += 1</w:t>
      </w:r>
    </w:p>
    <w:p w14:paraId="1B566276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np.delete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, 0, 0) </w:t>
      </w:r>
    </w:p>
    <w:p w14:paraId="5C0BFFCA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np.vstack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([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,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])</w:t>
      </w:r>
    </w:p>
    <w:p w14:paraId="5360C7B1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else:</w:t>
      </w:r>
    </w:p>
    <w:p w14:paraId="42D9ACF0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np.delete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ltp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, 0, 0) </w:t>
      </w:r>
    </w:p>
    <w:p w14:paraId="33CC52A6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np.vstack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([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, l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])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Transform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to remaining layers</w:t>
      </w:r>
    </w:p>
    <w:p w14:paraId="408B6D84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=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[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df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['z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']&lt;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s]</w:t>
      </w:r>
    </w:p>
    <w:p w14:paraId="3FF5382C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np.round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, 3</w:t>
      </w:r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Round to 3 significant digits</w:t>
      </w:r>
    </w:p>
    <w:p w14:paraId="3D78B3F2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5A9C1B16" w14:textId="00F4AD40" w:rsidR="00DC19A7" w:rsidRPr="00DC19A7" w:rsidRDefault="00671862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>
        <w:rPr>
          <w:rFonts w:ascii="Times New Roman" w:hAnsi="Times New Roman" w:cs="Times New Roman"/>
          <w:sz w:val="22"/>
          <w:szCs w:val="24"/>
          <w:lang w:val="en-US"/>
        </w:rPr>
        <w:t>With</w:t>
      </w:r>
      <w:r w:rsidR="00DC19A7"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</w:t>
      </w:r>
      <w:proofErr w:type="gramStart"/>
      <w:r w:rsidR="00DC19A7" w:rsidRPr="00DC19A7">
        <w:rPr>
          <w:rFonts w:ascii="Times New Roman" w:hAnsi="Times New Roman" w:cs="Times New Roman"/>
          <w:sz w:val="22"/>
          <w:szCs w:val="24"/>
          <w:lang w:val="en-US"/>
        </w:rPr>
        <w:t>open(</w:t>
      </w:r>
      <w:proofErr w:type="gramEnd"/>
      <w:r w:rsidR="00DC19A7"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'toolpath.csv', 'w') as f: </w:t>
      </w:r>
    </w:p>
    <w:p w14:paraId="31C80278" w14:textId="77777777" w:rsidR="00DC19A7" w:rsidRPr="00DC19A7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writer =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csv.writer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(f) </w:t>
      </w:r>
    </w:p>
    <w:p w14:paraId="2D7F62BB" w14:textId="61138983" w:rsidR="00FC7BDB" w:rsidRPr="002C3B95" w:rsidRDefault="00DC19A7" w:rsidP="00DC19A7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writer.writerows</w:t>
      </w:r>
      <w:proofErr w:type="spellEnd"/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proofErr w:type="gram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Save </w:t>
      </w:r>
      <w:proofErr w:type="spellStart"/>
      <w:r w:rsidRPr="00DC19A7">
        <w:rPr>
          <w:rFonts w:ascii="Times New Roman" w:hAnsi="Times New Roman" w:cs="Times New Roman"/>
          <w:sz w:val="22"/>
          <w:szCs w:val="24"/>
          <w:lang w:val="en-US"/>
        </w:rPr>
        <w:t>ll</w:t>
      </w:r>
      <w:proofErr w:type="spellEnd"/>
      <w:r w:rsidRPr="00DC19A7">
        <w:rPr>
          <w:rFonts w:ascii="Times New Roman" w:hAnsi="Times New Roman" w:cs="Times New Roman"/>
          <w:sz w:val="22"/>
          <w:szCs w:val="24"/>
          <w:lang w:val="en-US"/>
        </w:rPr>
        <w:t xml:space="preserve"> to CSV</w:t>
      </w:r>
    </w:p>
    <w:p w14:paraId="34379771" w14:textId="3BC4D0B1" w:rsidR="002F64C2" w:rsidRDefault="002F64C2" w:rsidP="00EC5F70">
      <w:pPr>
        <w:jc w:val="center"/>
        <w:rPr>
          <w:rFonts w:ascii="Times New Roman" w:hAnsi="Times New Roman" w:cs="Times New Roman"/>
          <w:szCs w:val="21"/>
          <w:lang w:val="en-US"/>
        </w:rPr>
      </w:pPr>
      <w:r w:rsidRPr="0049326B">
        <w:rPr>
          <w:rFonts w:ascii="Times New Roman" w:hAnsi="Times New Roman" w:cs="Times New Roman"/>
          <w:szCs w:val="21"/>
          <w:lang w:val="en-US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  <w:lang w:val="en-US"/>
        </w:rPr>
        <w:t>2.</w:t>
      </w:r>
      <w:r w:rsidR="001879DC">
        <w:rPr>
          <w:rFonts w:ascii="Times New Roman" w:hAnsi="Times New Roman" w:cs="Times New Roman"/>
          <w:szCs w:val="21"/>
          <w:lang w:val="en-US"/>
        </w:rPr>
        <w:t>7</w:t>
      </w:r>
      <w:r w:rsidR="00C5435A">
        <w:rPr>
          <w:rFonts w:ascii="Times New Roman" w:hAnsi="Times New Roman" w:cs="Times New Roman"/>
          <w:szCs w:val="21"/>
          <w:lang w:val="en-US"/>
        </w:rPr>
        <w:t>:</w:t>
      </w:r>
      <w:r w:rsidR="004540DC" w:rsidRPr="0049326B">
        <w:rPr>
          <w:rFonts w:ascii="Times New Roman" w:hAnsi="Times New Roman" w:cs="Times New Roman"/>
          <w:szCs w:val="21"/>
          <w:lang w:val="en-US"/>
        </w:rPr>
        <w:t xml:space="preserve"> Toolpath generation</w:t>
      </w:r>
    </w:p>
    <w:p w14:paraId="3192F2A5" w14:textId="77777777" w:rsidR="00D50684" w:rsidRPr="0049326B" w:rsidRDefault="00D50684" w:rsidP="00EC5F70">
      <w:pPr>
        <w:jc w:val="center"/>
        <w:rPr>
          <w:rFonts w:ascii="Times New Roman" w:hAnsi="Times New Roman" w:cs="Times New Roman"/>
          <w:szCs w:val="21"/>
          <w:lang w:val="en-US"/>
        </w:rPr>
      </w:pPr>
    </w:p>
    <w:p w14:paraId="110FC0EB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lastRenderedPageBreak/>
        <w:t>df_ltp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pd.read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_csv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('toolpath.csv') </w:t>
      </w:r>
    </w:p>
    <w:p w14:paraId="2468A621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df_ltp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df_ltp.set_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axis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['x', 'y', 'z'], axis='columns') </w:t>
      </w:r>
    </w:p>
    <w:p w14:paraId="5DBA00A6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df_ltp.to_csv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('toolpath.csv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')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Convert to G-code from here</w:t>
      </w:r>
    </w:p>
    <w:p w14:paraId="43B7D724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7EC55D10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l = </w:t>
      </w: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np.loadtxt</w:t>
      </w:r>
      <w:proofErr w:type="spellEnd"/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('toolpath.csv', delimiter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='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,',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dtype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='float64',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skiprows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=1,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usecols</w:t>
      </w:r>
      <w:proofErr w:type="spellEnd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=[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1, 2, 3]) </w:t>
      </w:r>
    </w:p>
    <w:p w14:paraId="7490189C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>lx = l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[:,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0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]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0th column of l</w:t>
      </w:r>
    </w:p>
    <w:p w14:paraId="570D04CB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ly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l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[:,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1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]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1st column of l</w:t>
      </w:r>
    </w:p>
    <w:p w14:paraId="297DBDC8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lz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l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[:,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2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]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2nd 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column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of l</w:t>
      </w:r>
    </w:p>
    <w:p w14:paraId="57E679EC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3FE02B86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map1 = 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map(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str, lx) </w:t>
      </w:r>
    </w:p>
    <w:p w14:paraId="15F296E3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>lx = list(map1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Change data type to string</w:t>
      </w:r>
    </w:p>
    <w:p w14:paraId="169348D3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map2 = 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map(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str,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ly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) </w:t>
      </w:r>
    </w:p>
    <w:p w14:paraId="2B5D8FA2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ly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list(map2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Change data type to string</w:t>
      </w:r>
    </w:p>
    <w:p w14:paraId="3F5C108B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map3 = 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map(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str,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lz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) </w:t>
      </w:r>
    </w:p>
    <w:p w14:paraId="49F38467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lz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list(map3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Change data type to string</w:t>
      </w:r>
    </w:p>
    <w:p w14:paraId="1E2B5071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7EB9BD8A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n =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len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df_ltp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) </w:t>
      </w:r>
    </w:p>
    <w:p w14:paraId="36A943B4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for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in range(n): </w:t>
      </w:r>
    </w:p>
    <w:p w14:paraId="169731E0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   lx[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] = ('X' + lx[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])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Add "X" prefix to n coordinates</w:t>
      </w:r>
    </w:p>
    <w:p w14:paraId="41611DEA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for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in range(n): </w:t>
      </w:r>
    </w:p>
    <w:p w14:paraId="45C5750C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ly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[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] = ('Y' +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ly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[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])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Add "Y" prefix to n coordinates</w:t>
      </w:r>
    </w:p>
    <w:p w14:paraId="43281B6F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for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in range(n): </w:t>
      </w:r>
    </w:p>
    <w:p w14:paraId="74B15580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  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lz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[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] = ('Z' +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lz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[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i</w:t>
      </w:r>
      <w:proofErr w:type="spellEnd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])  #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Add "Z" prefix to n coordinates</w:t>
      </w:r>
    </w:p>
    <w:p w14:paraId="522A0A15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31D1A7C3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df_gchord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pd.DataFrame</w:t>
      </w:r>
      <w:proofErr w:type="spellEnd"/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(data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={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'G': 'G01', 'x': lx, 'y':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ly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, 'z':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lz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, 'EOB': '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;'}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)</w:t>
      </w:r>
    </w:p>
    <w:p w14:paraId="531DBF67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glist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gchord.values</w:t>
      </w:r>
      <w:proofErr w:type="spellEnd"/>
      <w:proofErr w:type="gramEnd"/>
    </w:p>
    <w:p w14:paraId="3744AAE9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605D73FA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outf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open(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"Gchord.csv", 'w', newline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=''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) </w:t>
      </w:r>
    </w:p>
    <w:p w14:paraId="7C3714A9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writer = </w:t>
      </w: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csv.writer</w:t>
      </w:r>
      <w:proofErr w:type="spellEnd"/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outf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) </w:t>
      </w:r>
    </w:p>
    <w:p w14:paraId="6820853D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writer.writerows</w:t>
      </w:r>
      <w:proofErr w:type="spellEnd"/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glist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) </w:t>
      </w:r>
    </w:p>
    <w:p w14:paraId="42A45A17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outf.close</w:t>
      </w:r>
      <w:proofErr w:type="spellEnd"/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() </w:t>
      </w:r>
    </w:p>
    <w:p w14:paraId="3620F188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df_g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 = </w:t>
      </w:r>
      <w:proofErr w:type="spellStart"/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pd.read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>_csv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('Gchord.csv') </w:t>
      </w:r>
    </w:p>
    <w:p w14:paraId="28DECBB2" w14:textId="77777777" w:rsidR="00BF5E6E" w:rsidRPr="00BF5E6E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72C5DF29" w14:textId="0639249D" w:rsidR="002F64C2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df_g.to_</w:t>
      </w:r>
      <w:proofErr w:type="gramStart"/>
      <w:r w:rsidRPr="00BF5E6E">
        <w:rPr>
          <w:rFonts w:ascii="Times New Roman" w:hAnsi="Times New Roman" w:cs="Times New Roman"/>
          <w:sz w:val="22"/>
          <w:szCs w:val="24"/>
          <w:lang w:val="en-US"/>
        </w:rPr>
        <w:t>csv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(</w:t>
      </w:r>
      <w:proofErr w:type="gramEnd"/>
      <w:r w:rsidRPr="00BF5E6E">
        <w:rPr>
          <w:rFonts w:ascii="Times New Roman" w:hAnsi="Times New Roman" w:cs="Times New Roman"/>
          <w:sz w:val="22"/>
          <w:szCs w:val="24"/>
          <w:lang w:val="en-US"/>
        </w:rPr>
        <w:t xml:space="preserve">'Gchord.txt', index=False, </w:t>
      </w:r>
      <w:proofErr w:type="spellStart"/>
      <w:r w:rsidRPr="00BF5E6E">
        <w:rPr>
          <w:rFonts w:ascii="Times New Roman" w:hAnsi="Times New Roman" w:cs="Times New Roman"/>
          <w:sz w:val="22"/>
          <w:szCs w:val="24"/>
          <w:lang w:val="en-US"/>
        </w:rPr>
        <w:t>sep</w:t>
      </w:r>
      <w:proofErr w:type="spellEnd"/>
      <w:r w:rsidRPr="00BF5E6E">
        <w:rPr>
          <w:rFonts w:ascii="Times New Roman" w:hAnsi="Times New Roman" w:cs="Times New Roman"/>
          <w:sz w:val="22"/>
          <w:szCs w:val="24"/>
          <w:lang w:val="en-US"/>
        </w:rPr>
        <w:t>=" ")</w:t>
      </w:r>
    </w:p>
    <w:p w14:paraId="33533B71" w14:textId="77777777" w:rsidR="00BF5E6E" w:rsidRPr="002C3B95" w:rsidRDefault="00BF5E6E" w:rsidP="00BF5E6E">
      <w:pPr>
        <w:rPr>
          <w:rFonts w:ascii="Times New Roman" w:hAnsi="Times New Roman" w:cs="Times New Roman"/>
          <w:sz w:val="22"/>
          <w:szCs w:val="24"/>
          <w:lang w:val="en-US"/>
        </w:rPr>
      </w:pPr>
    </w:p>
    <w:p w14:paraId="12E2C190" w14:textId="3833AF3B" w:rsidR="00566653" w:rsidRPr="00D50684" w:rsidRDefault="004540DC" w:rsidP="00D50684">
      <w:pPr>
        <w:jc w:val="center"/>
        <w:rPr>
          <w:rFonts w:ascii="Times New Roman" w:hAnsi="Times New Roman" w:cs="Times New Roman"/>
          <w:szCs w:val="21"/>
          <w:lang w:val="en-US"/>
        </w:rPr>
      </w:pPr>
      <w:r w:rsidRPr="0049326B">
        <w:rPr>
          <w:rFonts w:ascii="Times New Roman" w:hAnsi="Times New Roman" w:cs="Times New Roman"/>
          <w:szCs w:val="21"/>
          <w:lang w:val="en-US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  <w:lang w:val="en-US"/>
        </w:rPr>
        <w:t>2.</w:t>
      </w:r>
      <w:r w:rsidR="001879DC">
        <w:rPr>
          <w:rFonts w:ascii="Times New Roman" w:hAnsi="Times New Roman" w:cs="Times New Roman"/>
          <w:szCs w:val="21"/>
          <w:lang w:val="en-US"/>
        </w:rPr>
        <w:t>8</w:t>
      </w:r>
      <w:r w:rsidR="00D50684">
        <w:rPr>
          <w:rFonts w:ascii="Times New Roman" w:hAnsi="Times New Roman" w:cs="Times New Roman"/>
          <w:szCs w:val="21"/>
          <w:lang w:val="en-US"/>
        </w:rPr>
        <w:t>:</w:t>
      </w:r>
      <w:r w:rsidRPr="0049326B">
        <w:rPr>
          <w:rFonts w:ascii="Times New Roman" w:hAnsi="Times New Roman" w:cs="Times New Roman"/>
          <w:szCs w:val="21"/>
          <w:lang w:val="en-US"/>
        </w:rPr>
        <w:t xml:space="preserve"> </w:t>
      </w:r>
      <w:r w:rsidR="00BF5E6E">
        <w:rPr>
          <w:rFonts w:ascii="Times New Roman" w:hAnsi="Times New Roman" w:cs="Times New Roman"/>
          <w:szCs w:val="21"/>
          <w:lang w:val="en-US"/>
        </w:rPr>
        <w:t xml:space="preserve">G-code conversion and </w:t>
      </w:r>
      <w:r w:rsidR="00CB364C">
        <w:rPr>
          <w:rFonts w:ascii="Times New Roman" w:hAnsi="Times New Roman" w:cs="Times New Roman"/>
          <w:szCs w:val="21"/>
          <w:lang w:val="en-US"/>
        </w:rPr>
        <w:t>exporting the G-code to a text file.</w:t>
      </w:r>
    </w:p>
    <w:p w14:paraId="2224113A" w14:textId="46AA6B4A" w:rsidR="003801CB" w:rsidRPr="00A25C03" w:rsidRDefault="003801CB" w:rsidP="00477F3D">
      <w:pPr>
        <w:spacing w:before="160"/>
        <w:rPr>
          <w:rFonts w:ascii="Times New Roman" w:hAnsi="Times New Roman" w:cs="Times New Roman"/>
          <w:b/>
          <w:bCs/>
          <w:sz w:val="24"/>
          <w:szCs w:val="24"/>
        </w:rPr>
      </w:pPr>
      <w:r w:rsidRPr="00A25C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2.4.3 </w:t>
      </w:r>
      <w:r w:rsidR="00AE228E" w:rsidRPr="00A25C03">
        <w:rPr>
          <w:rFonts w:ascii="Times New Roman" w:hAnsi="Times New Roman" w:cs="Times New Roman"/>
          <w:b/>
          <w:bCs/>
          <w:sz w:val="24"/>
          <w:szCs w:val="24"/>
        </w:rPr>
        <w:t>Experimental equipment:</w:t>
      </w:r>
    </w:p>
    <w:p w14:paraId="6CE4E1A7" w14:textId="01A0A44F" w:rsidR="00AE228E" w:rsidRPr="00A25C03" w:rsidRDefault="0032345C" w:rsidP="00F771F1">
      <w:pPr>
        <w:ind w:firstLine="360"/>
        <w:rPr>
          <w:rFonts w:ascii="Times New Roman" w:hAnsi="Times New Roman" w:cs="Times New Roman"/>
          <w:sz w:val="22"/>
          <w:szCs w:val="24"/>
          <w:lang w:val="en-US"/>
        </w:rPr>
      </w:pPr>
      <w:r w:rsidRPr="00B62AA2">
        <w:rPr>
          <w:rFonts w:ascii="Times New Roman" w:hAnsi="Times New Roman" w:cs="Times New Roman"/>
          <w:sz w:val="22"/>
          <w:szCs w:val="24"/>
          <w:lang w:val="en-US"/>
        </w:rPr>
        <w:t>The following equipment was used in the previous research. Most</w:t>
      </w:r>
      <w:r w:rsidR="003D1D11" w:rsidRPr="00B62AA2">
        <w:rPr>
          <w:rFonts w:ascii="Times New Roman" w:hAnsi="Times New Roman" w:cs="Times New Roman"/>
          <w:sz w:val="22"/>
          <w:szCs w:val="24"/>
          <w:lang w:val="en-US"/>
        </w:rPr>
        <w:t xml:space="preserve"> of the materials used in the previous experiment will</w:t>
      </w:r>
      <w:r w:rsidR="00F771F1" w:rsidRPr="00B62AA2">
        <w:rPr>
          <w:rFonts w:ascii="Times New Roman" w:hAnsi="Times New Roman" w:cs="Times New Roman"/>
          <w:sz w:val="22"/>
          <w:szCs w:val="24"/>
          <w:lang w:val="en-US"/>
        </w:rPr>
        <w:t xml:space="preserve"> be used in </w:t>
      </w:r>
      <w:proofErr w:type="gramStart"/>
      <w:r w:rsidR="00F771F1" w:rsidRPr="00B62AA2">
        <w:rPr>
          <w:rFonts w:ascii="Times New Roman" w:hAnsi="Times New Roman" w:cs="Times New Roman"/>
          <w:sz w:val="22"/>
          <w:szCs w:val="24"/>
          <w:lang w:val="en-US"/>
        </w:rPr>
        <w:t>the research</w:t>
      </w:r>
      <w:proofErr w:type="gramEnd"/>
      <w:r w:rsidR="00F771F1" w:rsidRPr="00B62AA2">
        <w:rPr>
          <w:rFonts w:ascii="Times New Roman" w:hAnsi="Times New Roman" w:cs="Times New Roman"/>
          <w:sz w:val="22"/>
          <w:szCs w:val="24"/>
          <w:lang w:val="en-US"/>
        </w:rPr>
        <w:t xml:space="preserve"> and </w:t>
      </w:r>
      <w:r w:rsidR="00566653">
        <w:rPr>
          <w:rFonts w:ascii="Times New Roman" w:hAnsi="Times New Roman" w:cs="Times New Roman"/>
          <w:sz w:val="22"/>
          <w:szCs w:val="24"/>
          <w:lang w:val="en-US"/>
        </w:rPr>
        <w:t>explained in more detail later</w:t>
      </w:r>
      <w:r w:rsidR="00F771F1" w:rsidRPr="00B62AA2">
        <w:rPr>
          <w:rFonts w:ascii="Times New Roman" w:hAnsi="Times New Roman" w:cs="Times New Roman"/>
          <w:sz w:val="22"/>
          <w:szCs w:val="24"/>
          <w:lang w:val="en-US"/>
        </w:rPr>
        <w:t>.</w:t>
      </w:r>
    </w:p>
    <w:p w14:paraId="23B1A71A" w14:textId="77777777" w:rsidR="00AE228E" w:rsidRPr="00A25C03" w:rsidRDefault="00AE228E" w:rsidP="00DC32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 xml:space="preserve">CFRTP sheet (PA6 matrix, 20 </w:t>
      </w:r>
      <w:proofErr w:type="spellStart"/>
      <w:r w:rsidRPr="00A25C03">
        <w:rPr>
          <w:rFonts w:ascii="Times New Roman" w:hAnsi="Times New Roman" w:cs="Times New Roman"/>
          <w:sz w:val="22"/>
          <w:szCs w:val="24"/>
          <w:lang w:val="en-US"/>
        </w:rPr>
        <w:t>wt</w:t>
      </w:r>
      <w:proofErr w:type="spellEnd"/>
      <w:r w:rsidRPr="00A25C03">
        <w:rPr>
          <w:rFonts w:ascii="Times New Roman" w:hAnsi="Times New Roman" w:cs="Times New Roman"/>
          <w:sz w:val="22"/>
          <w:szCs w:val="24"/>
          <w:lang w:val="en-US"/>
        </w:rPr>
        <w:t>% carbon fiber)</w:t>
      </w:r>
    </w:p>
    <w:p w14:paraId="7164456B" w14:textId="77777777" w:rsidR="00AE228E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Size: 110 mm × 110 mm × 1 mm</w:t>
      </w:r>
    </w:p>
    <w:p w14:paraId="2EC803D2" w14:textId="77777777" w:rsidR="00AE228E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Dried at 120°C for 24 hours using an ETTAS oven to prevent moisture-induced degradation.</w:t>
      </w:r>
    </w:p>
    <w:p w14:paraId="4A476322" w14:textId="77777777" w:rsidR="00AE228E" w:rsidRPr="00A25C03" w:rsidRDefault="00AE228E" w:rsidP="00DC32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Heating Equipment:</w:t>
      </w:r>
    </w:p>
    <w:p w14:paraId="2FB2F302" w14:textId="77777777" w:rsidR="00AE228E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Oil bath: T-22H model (Thomas Scientific)</w:t>
      </w:r>
    </w:p>
    <w:p w14:paraId="7F215D87" w14:textId="77777777" w:rsidR="00AE228E" w:rsidRPr="00A25C03" w:rsidRDefault="00AE228E" w:rsidP="00DC328D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Temperature range: up to 200°C</w:t>
      </w:r>
    </w:p>
    <w:p w14:paraId="3E0E0106" w14:textId="77777777" w:rsidR="00AE228E" w:rsidRPr="00A25C03" w:rsidRDefault="00AE228E" w:rsidP="00DC328D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Precision: ±0.2°C (PID controlled)</w:t>
      </w:r>
    </w:p>
    <w:p w14:paraId="3A4A1C1F" w14:textId="77777777" w:rsidR="00AE228E" w:rsidRPr="00A25C03" w:rsidRDefault="00AE228E" w:rsidP="00DC328D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Stirring method: jet circulation</w:t>
      </w:r>
    </w:p>
    <w:p w14:paraId="48259C0A" w14:textId="77777777" w:rsidR="00AE228E" w:rsidRPr="00A25C03" w:rsidRDefault="00AE228E" w:rsidP="00DC32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Oil used: KF968 (Shin-Etsu)</w:t>
      </w:r>
    </w:p>
    <w:p w14:paraId="65E0101C" w14:textId="77777777" w:rsidR="00AE228E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Non-volatile, stable to 250°C, fire-resistant</w:t>
      </w:r>
    </w:p>
    <w:p w14:paraId="5FD6F243" w14:textId="77777777" w:rsidR="00AE228E" w:rsidRPr="00A25C03" w:rsidRDefault="00AE228E" w:rsidP="00DC32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Forming System:</w:t>
      </w:r>
    </w:p>
    <w:p w14:paraId="5418EA5A" w14:textId="77777777" w:rsidR="00AE228E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 xml:space="preserve">CNC Machine: </w:t>
      </w:r>
      <w:proofErr w:type="spellStart"/>
      <w:r w:rsidRPr="00A25C03">
        <w:rPr>
          <w:rFonts w:ascii="Times New Roman" w:hAnsi="Times New Roman" w:cs="Times New Roman"/>
          <w:sz w:val="22"/>
          <w:szCs w:val="24"/>
          <w:lang w:val="en-US"/>
        </w:rPr>
        <w:t>Sodick</w:t>
      </w:r>
      <w:proofErr w:type="spellEnd"/>
      <w:r w:rsidRPr="00A25C03">
        <w:rPr>
          <w:rFonts w:ascii="Times New Roman" w:hAnsi="Times New Roman" w:cs="Times New Roman"/>
          <w:sz w:val="22"/>
          <w:szCs w:val="24"/>
          <w:lang w:val="en-US"/>
        </w:rPr>
        <w:t xml:space="preserve"> MC430L</w:t>
      </w:r>
    </w:p>
    <w:p w14:paraId="5AE35BC1" w14:textId="77777777" w:rsidR="00AE228E" w:rsidRPr="00A25C03" w:rsidRDefault="00AE228E" w:rsidP="00DC328D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Travel: X 420 / Y 350 / Z 200 mm</w:t>
      </w:r>
    </w:p>
    <w:p w14:paraId="5F43EBE1" w14:textId="77777777" w:rsidR="00AE228E" w:rsidRPr="00A25C03" w:rsidRDefault="00AE228E" w:rsidP="00DC328D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Feed: up to 36 m/min</w:t>
      </w:r>
    </w:p>
    <w:p w14:paraId="4BBCFEBD" w14:textId="77777777" w:rsidR="00AE228E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 xml:space="preserve">Tool (Mandrel): SUS304, 5 mm </w:t>
      </w:r>
      <w:proofErr w:type="spellStart"/>
      <w:r w:rsidRPr="00A25C03">
        <w:rPr>
          <w:rFonts w:ascii="Times New Roman" w:hAnsi="Times New Roman" w:cs="Times New Roman"/>
          <w:sz w:val="22"/>
          <w:szCs w:val="24"/>
          <w:lang w:val="en-US"/>
        </w:rPr>
        <w:t>dia</w:t>
      </w:r>
      <w:proofErr w:type="spellEnd"/>
      <w:r w:rsidRPr="00A25C03">
        <w:rPr>
          <w:rFonts w:ascii="Times New Roman" w:hAnsi="Times New Roman" w:cs="Times New Roman"/>
          <w:sz w:val="22"/>
          <w:szCs w:val="24"/>
          <w:lang w:val="en-US"/>
        </w:rPr>
        <w:t>, 2.5 mm radius tip, 60 mm long</w:t>
      </w:r>
    </w:p>
    <w:p w14:paraId="50BCA10E" w14:textId="1802C589" w:rsidR="00D20206" w:rsidRPr="00A25C03" w:rsidRDefault="00AE228E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A25C03">
        <w:rPr>
          <w:rFonts w:ascii="Times New Roman" w:hAnsi="Times New Roman" w:cs="Times New Roman"/>
          <w:sz w:val="22"/>
          <w:szCs w:val="24"/>
          <w:lang w:val="en-US"/>
        </w:rPr>
        <w:t>Custom jig submerged in the oil bath with secure clamping and easy detachment for safety and repeatability.</w:t>
      </w:r>
    </w:p>
    <w:p w14:paraId="2D133F8A" w14:textId="77777777" w:rsidR="00B62AA2" w:rsidRDefault="00B62AA2" w:rsidP="00DC32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40BE" w14:textId="25D9BC23" w:rsidR="000817AB" w:rsidRPr="002C3B95" w:rsidRDefault="00767BB5" w:rsidP="00DC32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2.4.</w:t>
      </w:r>
      <w:r w:rsidR="003801CB" w:rsidRPr="002C3B9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C3B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3A41" w:rsidRPr="002C3B9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Results</w:t>
      </w:r>
    </w:p>
    <w:p w14:paraId="777AD9D4" w14:textId="544C8EE8" w:rsidR="000D4EA8" w:rsidRPr="002C3B95" w:rsidRDefault="00566653" w:rsidP="00A87978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>
        <w:rPr>
          <w:rFonts w:ascii="Times New Roman" w:hAnsi="Times New Roman" w:cs="Times New Roman"/>
          <w:sz w:val="22"/>
          <w:szCs w:val="24"/>
          <w:lang w:val="en-US"/>
        </w:rPr>
        <w:t>The experiments revealed</w:t>
      </w:r>
      <w:r w:rsidR="0032345C">
        <w:rPr>
          <w:rFonts w:ascii="Times New Roman" w:hAnsi="Times New Roman" w:cs="Times New Roman"/>
          <w:sz w:val="22"/>
          <w:szCs w:val="24"/>
          <w:lang w:val="en-US"/>
        </w:rPr>
        <w:t xml:space="preserve"> that several factors contributed to successful forming: the</w:t>
      </w:r>
      <w:r w:rsidR="006238A8">
        <w:rPr>
          <w:rFonts w:ascii="Times New Roman" w:hAnsi="Times New Roman" w:cs="Times New Roman"/>
          <w:sz w:val="22"/>
          <w:szCs w:val="24"/>
          <w:lang w:val="en-US"/>
        </w:rPr>
        <w:t xml:space="preserve"> temperature of the material, the tool rotation, the wall angle, and the </w:t>
      </w:r>
      <w:r w:rsidR="00F0079A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radius variations. The </w:t>
      </w:r>
      <w:r w:rsidR="000848F7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temperature that </w:t>
      </w:r>
      <w:r w:rsidR="006238A8">
        <w:rPr>
          <w:rFonts w:ascii="Times New Roman" w:hAnsi="Times New Roman" w:cs="Times New Roman"/>
          <w:sz w:val="22"/>
          <w:szCs w:val="24"/>
          <w:lang w:val="en-US"/>
        </w:rPr>
        <w:t xml:space="preserve">achieved the best results ranged from 180–200°C (453–473 K), and the lowest temperature that had a successful forming was 323 K. Below 160°C (433 K), the </w:t>
      </w:r>
      <w:r w:rsidR="000D4EA8" w:rsidRPr="002C3B95">
        <w:rPr>
          <w:rFonts w:ascii="Times New Roman" w:hAnsi="Times New Roman" w:cs="Times New Roman"/>
          <w:sz w:val="22"/>
          <w:szCs w:val="24"/>
          <w:lang w:val="en-US"/>
        </w:rPr>
        <w:t>material failed to deform properly, often leading to cracks.</w:t>
      </w:r>
    </w:p>
    <w:p w14:paraId="3D908B82" w14:textId="63ED222B" w:rsidR="00F93DED" w:rsidRPr="002C3B95" w:rsidRDefault="00160FF7" w:rsidP="00F93DED">
      <w:pPr>
        <w:ind w:firstLine="360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It was also found that </w:t>
      </w:r>
      <w:r w:rsidR="009041F4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the </w:t>
      </w:r>
      <w:r w:rsidR="0032345C">
        <w:rPr>
          <w:rFonts w:ascii="Times New Roman" w:hAnsi="Times New Roman" w:cs="Times New Roman"/>
          <w:sz w:val="22"/>
          <w:szCs w:val="24"/>
          <w:lang w:val="en-US"/>
        </w:rPr>
        <w:t>tool's rotation at 1000 rpm played a big role in increasing depth and smoother walls. Without rotation, the surfaces' finishes</w:t>
      </w:r>
      <w:r w:rsidR="00F93DED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were poor and tended to have uneven wall thickness. </w:t>
      </w:r>
    </w:p>
    <w:p w14:paraId="10908264" w14:textId="130A948A" w:rsidR="00095261" w:rsidRPr="002C3B95" w:rsidRDefault="00F93DED" w:rsidP="009678E2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The angle of the wall had some </w:t>
      </w:r>
      <w:r w:rsidR="0032345C">
        <w:rPr>
          <w:rFonts w:ascii="Times New Roman" w:hAnsi="Times New Roman" w:cs="Times New Roman"/>
          <w:sz w:val="22"/>
          <w:szCs w:val="24"/>
          <w:lang w:val="en-US"/>
        </w:rPr>
        <w:t>influence on the formation. The best wall angles tended to be 30° and 40°. At these angles, there was smooth forming and minimal spring back, and when it was closer to 40°, some deformations</w:t>
      </w:r>
      <w:r w:rsidR="000D6A0B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were observed. Anything that was 50° or greater had risks of cracks and breakage.</w:t>
      </w:r>
    </w:p>
    <w:p w14:paraId="20D6A238" w14:textId="7A09415F" w:rsidR="00AA61DD" w:rsidRPr="002C3B95" w:rsidRDefault="009D788B" w:rsidP="00EE0213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lastRenderedPageBreak/>
        <w:t>The r</w:t>
      </w:r>
      <w:r w:rsidR="00095261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adius 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>of the shape also played a big part in forming</w:t>
      </w:r>
      <w:r w:rsidR="0032345C">
        <w:rPr>
          <w:rFonts w:ascii="Times New Roman" w:hAnsi="Times New Roman" w:cs="Times New Roman"/>
          <w:sz w:val="22"/>
          <w:szCs w:val="24"/>
          <w:lang w:val="en-US"/>
        </w:rPr>
        <w:t>; it was found that the smaller the radius (20 mm), the deeper the forming depth,</w:t>
      </w:r>
      <w:r w:rsidR="00E62F00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but a much higher wall stress</w:t>
      </w:r>
      <w:r w:rsidR="00EE0213" w:rsidRPr="002C3B95">
        <w:rPr>
          <w:rFonts w:ascii="Times New Roman" w:hAnsi="Times New Roman" w:cs="Times New Roman"/>
          <w:sz w:val="22"/>
          <w:szCs w:val="24"/>
          <w:lang w:val="en-US"/>
        </w:rPr>
        <w:t>, and 40 mm produced less depth but more uniform wall strength.</w:t>
      </w:r>
    </w:p>
    <w:p w14:paraId="473BB40D" w14:textId="6F6ECBBB" w:rsidR="00095261" w:rsidRPr="002C3B95" w:rsidRDefault="00AA61DD" w:rsidP="00EE0213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The maximum and minimum criteria for a successful </w:t>
      </w:r>
      <w:r w:rsidR="00934A6A">
        <w:rPr>
          <w:rFonts w:ascii="Times New Roman" w:hAnsi="Times New Roman" w:cs="Times New Roman"/>
          <w:sz w:val="22"/>
          <w:szCs w:val="24"/>
          <w:lang w:val="en-US"/>
        </w:rPr>
        <w:t>formation</w:t>
      </w:r>
      <w:r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</w:t>
      </w:r>
      <w:r w:rsidR="00A02EEC">
        <w:rPr>
          <w:rFonts w:ascii="Times New Roman" w:hAnsi="Times New Roman" w:cs="Times New Roman"/>
          <w:sz w:val="22"/>
          <w:szCs w:val="24"/>
          <w:lang w:val="en-US"/>
        </w:rPr>
        <w:t>were</w:t>
      </w:r>
      <w:r w:rsidR="00C53A95" w:rsidRPr="002C3B95">
        <w:rPr>
          <w:rFonts w:ascii="Times New Roman" w:hAnsi="Times New Roman" w:cs="Times New Roman"/>
          <w:sz w:val="22"/>
          <w:szCs w:val="24"/>
          <w:lang w:val="en-US"/>
        </w:rPr>
        <w:t xml:space="preserve"> the following:</w:t>
      </w:r>
    </w:p>
    <w:p w14:paraId="58773654" w14:textId="77777777" w:rsidR="00095261" w:rsidRPr="002C3B95" w:rsidRDefault="00095261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>Maximum: 14.9 mm at 200°C, 20 mm radius, 40° wall angle.</w:t>
      </w:r>
    </w:p>
    <w:p w14:paraId="706C2C06" w14:textId="77777777" w:rsidR="00095261" w:rsidRPr="002C3B95" w:rsidRDefault="00095261" w:rsidP="00DC328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>Minimum: 3.6 mm at 160°C, 50° wall angle, without rotation.</w:t>
      </w:r>
    </w:p>
    <w:p w14:paraId="32E89DFB" w14:textId="3F6DF13C" w:rsidR="00095261" w:rsidRPr="002C3B95" w:rsidRDefault="00095261" w:rsidP="00477F3D">
      <w:pPr>
        <w:spacing w:before="160"/>
        <w:rPr>
          <w:rFonts w:ascii="Times New Roman" w:hAnsi="Times New Roman" w:cs="Times New Roman"/>
          <w:b/>
          <w:bCs/>
          <w:sz w:val="24"/>
          <w:szCs w:val="24"/>
        </w:rPr>
      </w:pPr>
      <w:r w:rsidRPr="002C3B95">
        <w:rPr>
          <w:rFonts w:ascii="Times New Roman" w:hAnsi="Times New Roman" w:cs="Times New Roman"/>
          <w:b/>
          <w:bCs/>
          <w:sz w:val="24"/>
          <w:szCs w:val="24"/>
        </w:rPr>
        <w:t>2.4.5 Conclusions:</w:t>
      </w:r>
    </w:p>
    <w:p w14:paraId="2E5F9E7D" w14:textId="5BA2C5A8" w:rsidR="00315BDE" w:rsidRPr="002C3B95" w:rsidRDefault="00EC6021" w:rsidP="00315BDE">
      <w:pPr>
        <w:ind w:firstLine="360"/>
        <w:jc w:val="left"/>
        <w:rPr>
          <w:rFonts w:ascii="Times New Roman" w:eastAsia="Times New Roman" w:hAnsi="Times New Roman" w:cs="Times New Roman"/>
          <w:kern w:val="0"/>
          <w:sz w:val="22"/>
          <w:lang w:val="en-US"/>
        </w:rPr>
      </w:pPr>
      <w:r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The researcher successfully created the </w:t>
      </w:r>
      <w:r w:rsidR="008C0465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>Python CAM System</w:t>
      </w:r>
      <w:r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and </w:t>
      </w:r>
      <w:r w:rsidR="0032345C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generated tool paths from STL data. This process also smoothed incremental forming, improved the flexibility of the existing toolpath generation methods, and allowed the support of </w:t>
      </w:r>
      <w:r w:rsidR="008C0465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>arbitrary shapes</w:t>
      </w:r>
      <w:r w:rsidR="00575B20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, ultimately creating a system that </w:t>
      </w:r>
      <w:r w:rsidR="00315BDE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>could be used in production environments.</w:t>
      </w:r>
    </w:p>
    <w:p w14:paraId="1CF1A617" w14:textId="668FC3F4" w:rsidR="00930FD2" w:rsidRPr="002C3B95" w:rsidRDefault="009B328E" w:rsidP="009B328E">
      <w:pPr>
        <w:spacing w:after="160"/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ab/>
        <w:t xml:space="preserve">The CAM system </w:t>
      </w:r>
      <w:r w:rsidR="0032345C">
        <w:rPr>
          <w:rFonts w:ascii="Times New Roman" w:eastAsia="Times New Roman" w:hAnsi="Times New Roman" w:cs="Times New Roman"/>
          <w:kern w:val="0"/>
          <w:sz w:val="22"/>
          <w:lang w:val="en-US"/>
        </w:rPr>
        <w:t>created in previous research A was used as a starting point for the CAM system that will be shown later. There are many similar aspects,</w:t>
      </w:r>
      <w:r w:rsidR="00477F3D" w:rsidRPr="002C3B95">
        <w:rPr>
          <w:rFonts w:ascii="Times New Roman" w:eastAsia="Times New Roman" w:hAnsi="Times New Roman" w:cs="Times New Roman"/>
          <w:kern w:val="0"/>
          <w:sz w:val="22"/>
          <w:lang w:val="en-US"/>
        </w:rPr>
        <w:t xml:space="preserve"> but also some improvements from what is shown here. </w:t>
      </w:r>
      <w:r w:rsidR="00930FD2" w:rsidRPr="002C3B95">
        <w:rPr>
          <w:rFonts w:ascii="Times New Roman" w:hAnsi="Times New Roman" w:cs="Times New Roman"/>
          <w:sz w:val="22"/>
        </w:rPr>
        <w:br w:type="page"/>
      </w:r>
    </w:p>
    <w:p w14:paraId="1B359B5A" w14:textId="4E795E64" w:rsidR="00930FD2" w:rsidRPr="002C3B95" w:rsidRDefault="00930FD2" w:rsidP="00EC5F70">
      <w:pPr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lastRenderedPageBreak/>
        <w:t>Chapter 3: Experimental tools</w:t>
      </w:r>
    </w:p>
    <w:p w14:paraId="610D16CF" w14:textId="3F8DDD48" w:rsidR="00BA6D09" w:rsidRPr="002C3B95" w:rsidRDefault="00704FB9" w:rsidP="00AC78FB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A6D09" w:rsidRPr="002C3B95">
        <w:rPr>
          <w:rFonts w:ascii="Times New Roman" w:hAnsi="Times New Roman" w:cs="Times New Roman"/>
          <w:b/>
          <w:bCs/>
          <w:sz w:val="28"/>
          <w:szCs w:val="28"/>
        </w:rPr>
        <w:t>Machining center</w:t>
      </w:r>
    </w:p>
    <w:p w14:paraId="4FB410DB" w14:textId="7DEC1F5C" w:rsidR="00BA6D09" w:rsidRPr="002C3B95" w:rsidRDefault="00BA6D09" w:rsidP="002C3B95">
      <w:pPr>
        <w:ind w:firstLine="360"/>
        <w:jc w:val="left"/>
        <w:rPr>
          <w:rFonts w:ascii="Times New Roman" w:hAnsi="Times New Roman" w:cs="Times New Roman"/>
          <w:sz w:val="22"/>
        </w:rPr>
      </w:pPr>
      <w:r w:rsidRPr="002C3B95">
        <w:rPr>
          <w:rFonts w:ascii="Times New Roman" w:hAnsi="Times New Roman" w:cs="Times New Roman"/>
          <w:sz w:val="22"/>
        </w:rPr>
        <w:t xml:space="preserve">The tool path used in incremental forming is the same as the G code used by normal machine </w:t>
      </w:r>
      <w:r w:rsidR="00DF0CCE" w:rsidRPr="002C3B95">
        <w:rPr>
          <w:rFonts w:ascii="Times New Roman" w:hAnsi="Times New Roman" w:cs="Times New Roman"/>
          <w:sz w:val="22"/>
        </w:rPr>
        <w:t>tools.</w:t>
      </w:r>
      <w:r w:rsidRPr="002C3B95">
        <w:rPr>
          <w:rFonts w:ascii="Times New Roman" w:hAnsi="Times New Roman" w:cs="Times New Roman"/>
          <w:sz w:val="22"/>
        </w:rPr>
        <w:t xml:space="preserve"> </w:t>
      </w:r>
      <w:r w:rsidR="00DF0CCE" w:rsidRPr="002C3B95">
        <w:rPr>
          <w:rFonts w:ascii="Times New Roman" w:hAnsi="Times New Roman" w:cs="Times New Roman"/>
          <w:sz w:val="22"/>
        </w:rPr>
        <w:t>Therefore,</w:t>
      </w:r>
      <w:r w:rsidRPr="002C3B95">
        <w:rPr>
          <w:rFonts w:ascii="Times New Roman" w:hAnsi="Times New Roman" w:cs="Times New Roman"/>
          <w:sz w:val="22"/>
        </w:rPr>
        <w:t xml:space="preserve"> incremental forming can be </w:t>
      </w:r>
      <w:r w:rsidR="00DF0CCE">
        <w:rPr>
          <w:rFonts w:ascii="Times New Roman" w:hAnsi="Times New Roman" w:cs="Times New Roman"/>
          <w:sz w:val="22"/>
        </w:rPr>
        <w:t>done</w:t>
      </w:r>
      <w:r w:rsidRPr="002C3B95">
        <w:rPr>
          <w:rFonts w:ascii="Times New Roman" w:hAnsi="Times New Roman" w:cs="Times New Roman"/>
          <w:sz w:val="22"/>
        </w:rPr>
        <w:t xml:space="preserve"> by customizing a machining center without purchasing a dedicated machine. In this study, a general-purpose machining center</w:t>
      </w:r>
      <w:r w:rsidR="00681CF7">
        <w:rPr>
          <w:rFonts w:ascii="Times New Roman" w:hAnsi="Times New Roman" w:cs="Times New Roman"/>
          <w:sz w:val="22"/>
        </w:rPr>
        <w:t>,</w:t>
      </w:r>
      <w:r w:rsidRPr="002C3B95">
        <w:rPr>
          <w:rFonts w:ascii="Times New Roman" w:hAnsi="Times New Roman" w:cs="Times New Roman"/>
          <w:sz w:val="22"/>
        </w:rPr>
        <w:t xml:space="preserve"> a precision linear nano machining center (MC430L) from </w:t>
      </w:r>
      <w:proofErr w:type="spellStart"/>
      <w:r w:rsidRPr="002C3B95">
        <w:rPr>
          <w:rFonts w:ascii="Times New Roman" w:hAnsi="Times New Roman" w:cs="Times New Roman"/>
          <w:sz w:val="22"/>
        </w:rPr>
        <w:t>Sodick</w:t>
      </w:r>
      <w:proofErr w:type="spellEnd"/>
      <w:r w:rsidRPr="002C3B95">
        <w:rPr>
          <w:rFonts w:ascii="Times New Roman" w:hAnsi="Times New Roman" w:cs="Times New Roman"/>
          <w:sz w:val="22"/>
        </w:rPr>
        <w:t xml:space="preserve"> Co., Ltd</w:t>
      </w:r>
      <w:r w:rsidR="0032345C">
        <w:rPr>
          <w:rFonts w:ascii="Times New Roman" w:hAnsi="Times New Roman" w:cs="Times New Roman"/>
          <w:sz w:val="22"/>
        </w:rPr>
        <w:t>, was used. By attaching an incremental forming device and an oil bath to this machining center, incremental forming became possible. The figure below</w:t>
      </w:r>
      <w:r w:rsidR="00D76771">
        <w:rPr>
          <w:rFonts w:ascii="Times New Roman" w:hAnsi="Times New Roman" w:cs="Times New Roman"/>
          <w:sz w:val="22"/>
        </w:rPr>
        <w:t xml:space="preserve"> shows what the machine center looks like</w:t>
      </w:r>
      <w:r w:rsidR="00E51562">
        <w:rPr>
          <w:rFonts w:ascii="Times New Roman" w:hAnsi="Times New Roman" w:cs="Times New Roman"/>
          <w:sz w:val="22"/>
        </w:rPr>
        <w:t xml:space="preserve">. </w:t>
      </w:r>
    </w:p>
    <w:p w14:paraId="01EA793B" w14:textId="44898213" w:rsidR="00A84F40" w:rsidRPr="002C3B95" w:rsidRDefault="00BA6D09" w:rsidP="00EC5F70">
      <w:pPr>
        <w:pStyle w:val="ListParagraph"/>
        <w:jc w:val="center"/>
        <w:rPr>
          <w:rFonts w:ascii="Times New Roman" w:hAnsi="Times New Roman" w:cs="Times New Roman"/>
        </w:rPr>
      </w:pPr>
      <w:r w:rsidRPr="002C3B95">
        <w:rPr>
          <w:rFonts w:ascii="Times New Roman" w:hAnsi="Times New Roman" w:cs="Times New Roman"/>
          <w:noProof/>
        </w:rPr>
        <w:drawing>
          <wp:inline distT="0" distB="0" distL="0" distR="0" wp14:anchorId="12B7866D" wp14:editId="3556A17D">
            <wp:extent cx="3038475" cy="4352925"/>
            <wp:effectExtent l="0" t="0" r="9525" b="9525"/>
            <wp:docPr id="881727958" name="Picture 45" descr="屋内, キッチン, 座る, 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屋内, キッチン, 座る, テーブル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21161" w14:textId="7DE22183" w:rsidR="00BA6D09" w:rsidRPr="0049326B" w:rsidRDefault="00BA6D09" w:rsidP="00EC5F70">
      <w:pPr>
        <w:pStyle w:val="ListParagraph"/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</w:rPr>
        <w:t>3.1:</w:t>
      </w:r>
      <w:r w:rsidRPr="0049326B">
        <w:rPr>
          <w:rFonts w:ascii="Times New Roman" w:hAnsi="Times New Roman" w:cs="Times New Roman"/>
          <w:szCs w:val="21"/>
        </w:rPr>
        <w:t xml:space="preserve"> Appearance of MC430L</w:t>
      </w:r>
    </w:p>
    <w:p w14:paraId="107D5993" w14:textId="77777777" w:rsidR="00BA6D09" w:rsidRPr="002C3B95" w:rsidRDefault="00BA6D09" w:rsidP="00EC5F70">
      <w:pPr>
        <w:pStyle w:val="ListParagraph"/>
        <w:jc w:val="center"/>
        <w:rPr>
          <w:rFonts w:ascii="Times New Roman" w:hAnsi="Times New Roman" w:cs="Times New Roman"/>
        </w:rPr>
      </w:pPr>
    </w:p>
    <w:p w14:paraId="4DCE160A" w14:textId="00FB30DA" w:rsidR="001F2E11" w:rsidRPr="00923C71" w:rsidRDefault="00704FB9" w:rsidP="00923C71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2E11" w:rsidRPr="00923C71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6BFF774C" w14:textId="0DB22E37" w:rsidR="00DE4EA5" w:rsidRDefault="00CA692B" w:rsidP="00DE4EA5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>
        <w:rPr>
          <w:rFonts w:ascii="Times New Roman" w:hAnsi="Times New Roman" w:cs="Times New Roman"/>
          <w:sz w:val="22"/>
          <w:szCs w:val="24"/>
          <w:lang w:val="en-US"/>
        </w:rPr>
        <w:t xml:space="preserve">As mentioned in a previous section, </w:t>
      </w:r>
      <w:r w:rsidR="009E1C95" w:rsidRPr="00923C71">
        <w:rPr>
          <w:rFonts w:ascii="Times New Roman" w:hAnsi="Times New Roman" w:cs="Times New Roman"/>
          <w:sz w:val="22"/>
          <w:szCs w:val="24"/>
          <w:lang w:val="en-US"/>
        </w:rPr>
        <w:t>Python is a</w:t>
      </w:r>
      <w:r w:rsidR="00923C71">
        <w:rPr>
          <w:rFonts w:ascii="Times New Roman" w:hAnsi="Times New Roman" w:cs="Times New Roman"/>
          <w:sz w:val="22"/>
          <w:szCs w:val="24"/>
          <w:lang w:val="en-US"/>
        </w:rPr>
        <w:t xml:space="preserve">n </w:t>
      </w:r>
      <w:r w:rsidR="009E1C95" w:rsidRPr="00923C71">
        <w:rPr>
          <w:rFonts w:ascii="Times New Roman" w:hAnsi="Times New Roman" w:cs="Times New Roman"/>
          <w:sz w:val="22"/>
          <w:szCs w:val="24"/>
          <w:lang w:val="en-US"/>
        </w:rPr>
        <w:t>open-source programming language known for its simplicity, readability, and versatility. It's widely used in data science, web development, automation, machine learning, and computing.</w:t>
      </w:r>
      <w:r w:rsidR="004F1702">
        <w:rPr>
          <w:rFonts w:ascii="Times New Roman" w:hAnsi="Times New Roman" w:cs="Times New Roman"/>
          <w:sz w:val="22"/>
          <w:szCs w:val="24"/>
          <w:lang w:val="en-US"/>
        </w:rPr>
        <w:t xml:space="preserve"> The easy </w:t>
      </w:r>
      <w:r w:rsidR="00913C7D">
        <w:rPr>
          <w:rFonts w:ascii="Times New Roman" w:hAnsi="Times New Roman" w:cs="Times New Roman"/>
          <w:sz w:val="22"/>
          <w:szCs w:val="24"/>
          <w:lang w:val="en-US"/>
        </w:rPr>
        <w:t xml:space="preserve">accessibility, </w:t>
      </w:r>
      <w:r w:rsidR="00E348C0">
        <w:rPr>
          <w:rFonts w:ascii="Times New Roman" w:hAnsi="Times New Roman" w:cs="Times New Roman"/>
          <w:sz w:val="22"/>
          <w:szCs w:val="24"/>
          <w:lang w:val="en-US"/>
        </w:rPr>
        <w:t xml:space="preserve">simple </w:t>
      </w:r>
      <w:r w:rsidR="00AC285B">
        <w:rPr>
          <w:rFonts w:ascii="Times New Roman" w:hAnsi="Times New Roman" w:cs="Times New Roman"/>
          <w:sz w:val="22"/>
          <w:szCs w:val="24"/>
          <w:lang w:val="en-US"/>
        </w:rPr>
        <w:lastRenderedPageBreak/>
        <w:t xml:space="preserve">syntax, and large </w:t>
      </w:r>
      <w:r w:rsidR="006238A8">
        <w:rPr>
          <w:rFonts w:ascii="Times New Roman" w:hAnsi="Times New Roman" w:cs="Times New Roman"/>
          <w:sz w:val="22"/>
          <w:szCs w:val="24"/>
          <w:lang w:val="en-US"/>
        </w:rPr>
        <w:t>number</w:t>
      </w:r>
      <w:r w:rsidR="00AC285B">
        <w:rPr>
          <w:rFonts w:ascii="Times New Roman" w:hAnsi="Times New Roman" w:cs="Times New Roman"/>
          <w:sz w:val="22"/>
          <w:szCs w:val="24"/>
          <w:lang w:val="en-US"/>
        </w:rPr>
        <w:t xml:space="preserve"> of libraries that help with specific tasks are reasons why it will be used in this </w:t>
      </w:r>
      <w:r w:rsidR="00DE4EA5">
        <w:rPr>
          <w:rFonts w:ascii="Times New Roman" w:hAnsi="Times New Roman" w:cs="Times New Roman"/>
          <w:sz w:val="22"/>
          <w:szCs w:val="24"/>
          <w:lang w:val="en-US"/>
        </w:rPr>
        <w:t>research.</w:t>
      </w:r>
    </w:p>
    <w:p w14:paraId="15B6E4BB" w14:textId="0E3BB478" w:rsidR="00FB18F1" w:rsidRDefault="00E05BED" w:rsidP="00DE4EA5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2C3B95">
        <w:rPr>
          <w:rFonts w:ascii="Times New Roman" w:hAnsi="Times New Roman" w:cs="Times New Roman"/>
          <w:sz w:val="22"/>
          <w:szCs w:val="24"/>
          <w:lang w:val="en-US"/>
        </w:rPr>
        <w:t>As mentioned before</w:t>
      </w:r>
      <w:r w:rsidR="009E1C95" w:rsidRPr="002C3B95">
        <w:rPr>
          <w:rFonts w:ascii="Times New Roman" w:hAnsi="Times New Roman" w:cs="Times New Roman"/>
          <w:sz w:val="22"/>
          <w:szCs w:val="24"/>
          <w:lang w:val="en-US"/>
        </w:rPr>
        <w:t>, Python is used to build a CAM system</w:t>
      </w:r>
      <w:r w:rsidR="00DE4EA5">
        <w:rPr>
          <w:rFonts w:ascii="Times New Roman" w:hAnsi="Times New Roman" w:cs="Times New Roman"/>
          <w:sz w:val="22"/>
          <w:szCs w:val="24"/>
          <w:lang w:val="en-US"/>
        </w:rPr>
        <w:t xml:space="preserve"> that </w:t>
      </w:r>
      <w:r w:rsidR="0032345C">
        <w:rPr>
          <w:rFonts w:ascii="Times New Roman" w:hAnsi="Times New Roman" w:cs="Times New Roman"/>
          <w:sz w:val="22"/>
          <w:szCs w:val="24"/>
          <w:lang w:val="en-US"/>
        </w:rPr>
        <w:t>takes STL data and generates</w:t>
      </w:r>
      <w:r w:rsidR="00DE4EA5">
        <w:rPr>
          <w:rFonts w:ascii="Times New Roman" w:hAnsi="Times New Roman" w:cs="Times New Roman"/>
          <w:sz w:val="22"/>
          <w:szCs w:val="24"/>
          <w:lang w:val="en-US"/>
        </w:rPr>
        <w:t xml:space="preserve"> </w:t>
      </w:r>
      <w:r w:rsidR="009E1C95" w:rsidRPr="002C3B95">
        <w:rPr>
          <w:rFonts w:ascii="Times New Roman" w:hAnsi="Times New Roman" w:cs="Times New Roman"/>
          <w:sz w:val="22"/>
          <w:szCs w:val="24"/>
          <w:lang w:val="en-US"/>
        </w:rPr>
        <w:t>G-code for CNC machining.</w:t>
      </w:r>
    </w:p>
    <w:p w14:paraId="44EB9CE0" w14:textId="5020401F" w:rsidR="00B62AA2" w:rsidRPr="002C3B95" w:rsidRDefault="00B62AA2" w:rsidP="00DE4EA5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</w:p>
    <w:p w14:paraId="2D2DC2F5" w14:textId="2EC61AB4" w:rsidR="001F2E11" w:rsidRPr="00B96205" w:rsidRDefault="00704FB9" w:rsidP="00B9620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0B57" w:rsidRPr="00B96205">
        <w:rPr>
          <w:rFonts w:ascii="Times New Roman" w:hAnsi="Times New Roman" w:cs="Times New Roman"/>
          <w:b/>
          <w:bCs/>
          <w:sz w:val="28"/>
          <w:szCs w:val="28"/>
        </w:rPr>
        <w:t xml:space="preserve">Discontinuous </w:t>
      </w:r>
      <w:r w:rsidR="001F2E11" w:rsidRPr="00B96205">
        <w:rPr>
          <w:rFonts w:ascii="Times New Roman" w:hAnsi="Times New Roman" w:cs="Times New Roman"/>
          <w:b/>
          <w:bCs/>
          <w:sz w:val="28"/>
          <w:szCs w:val="28"/>
        </w:rPr>
        <w:t>CFRTP</w:t>
      </w:r>
    </w:p>
    <w:p w14:paraId="37D2F5F0" w14:textId="0E2C9957" w:rsidR="00E51562" w:rsidRPr="00A16F58" w:rsidRDefault="0022707B" w:rsidP="00A16F58">
      <w:pPr>
        <w:spacing w:after="160"/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B96205">
        <w:rPr>
          <w:rFonts w:ascii="Times New Roman" w:hAnsi="Times New Roman" w:cs="Times New Roman"/>
          <w:sz w:val="22"/>
        </w:rPr>
        <w:t xml:space="preserve">As mentioned earlier in this paper, </w:t>
      </w:r>
      <w:r w:rsidR="00B96205">
        <w:rPr>
          <w:rFonts w:ascii="Times New Roman" w:hAnsi="Times New Roman" w:cs="Times New Roman"/>
          <w:sz w:val="22"/>
        </w:rPr>
        <w:t>t</w:t>
      </w:r>
      <w:r w:rsidRPr="00B96205">
        <w:rPr>
          <w:rFonts w:ascii="Times New Roman" w:hAnsi="Times New Roman" w:cs="Times New Roman"/>
          <w:sz w:val="22"/>
        </w:rPr>
        <w:t>his study</w:t>
      </w:r>
      <w:r w:rsidR="00DF1648">
        <w:rPr>
          <w:rFonts w:ascii="Times New Roman" w:hAnsi="Times New Roman" w:cs="Times New Roman"/>
          <w:sz w:val="22"/>
        </w:rPr>
        <w:t xml:space="preserve"> will </w:t>
      </w:r>
      <w:r w:rsidR="0032345C">
        <w:rPr>
          <w:rFonts w:ascii="Times New Roman" w:hAnsi="Times New Roman" w:cs="Times New Roman"/>
          <w:sz w:val="22"/>
        </w:rPr>
        <w:t>use</w:t>
      </w:r>
      <w:r w:rsidRPr="00B96205">
        <w:rPr>
          <w:rFonts w:ascii="Times New Roman" w:hAnsi="Times New Roman" w:cs="Times New Roman"/>
          <w:sz w:val="22"/>
        </w:rPr>
        <w:t xml:space="preserve"> discontinuous CFRTP </w:t>
      </w:r>
      <w:r w:rsidR="00DF1648">
        <w:rPr>
          <w:rFonts w:ascii="Times New Roman" w:hAnsi="Times New Roman" w:cs="Times New Roman"/>
          <w:sz w:val="22"/>
        </w:rPr>
        <w:t xml:space="preserve">as the test material. </w:t>
      </w:r>
      <w:r w:rsidR="00DF1648" w:rsidRPr="00B62AA2">
        <w:rPr>
          <w:rFonts w:ascii="Times New Roman" w:hAnsi="Times New Roman" w:cs="Times New Roman"/>
          <w:sz w:val="22"/>
        </w:rPr>
        <w:t xml:space="preserve">The </w:t>
      </w:r>
      <w:r w:rsidR="001A1A61" w:rsidRPr="00B62AA2">
        <w:rPr>
          <w:rFonts w:ascii="Times New Roman" w:hAnsi="Times New Roman" w:cs="Times New Roman"/>
          <w:sz w:val="22"/>
        </w:rPr>
        <w:t>i</w:t>
      </w:r>
      <w:r w:rsidR="00965F56" w:rsidRPr="00B62AA2">
        <w:rPr>
          <w:rFonts w:ascii="Times New Roman" w:hAnsi="Times New Roman" w:cs="Times New Roman"/>
          <w:sz w:val="22"/>
        </w:rPr>
        <w:t>ntegrated structure, random orientation</w:t>
      </w:r>
      <w:r w:rsidR="001A1A61" w:rsidRPr="00B62AA2">
        <w:rPr>
          <w:rFonts w:ascii="Times New Roman" w:hAnsi="Times New Roman" w:cs="Times New Roman"/>
          <w:sz w:val="22"/>
        </w:rPr>
        <w:t xml:space="preserve"> of the fibers, and high press </w:t>
      </w:r>
      <w:r w:rsidR="006238A8" w:rsidRPr="00B62AA2">
        <w:rPr>
          <w:rFonts w:ascii="Times New Roman" w:hAnsi="Times New Roman" w:cs="Times New Roman"/>
          <w:sz w:val="22"/>
        </w:rPr>
        <w:t>formability</w:t>
      </w:r>
      <w:r w:rsidR="001A1A61" w:rsidRPr="00B62AA2">
        <w:rPr>
          <w:rFonts w:ascii="Times New Roman" w:hAnsi="Times New Roman" w:cs="Times New Roman"/>
          <w:sz w:val="22"/>
        </w:rPr>
        <w:t xml:space="preserve"> are all reasons for the </w:t>
      </w:r>
      <w:r w:rsidR="00CA7948" w:rsidRPr="00B62AA2">
        <w:rPr>
          <w:rFonts w:ascii="Times New Roman" w:hAnsi="Times New Roman" w:cs="Times New Roman"/>
          <w:sz w:val="22"/>
        </w:rPr>
        <w:t>use of discontinuous CFRTP.</w:t>
      </w:r>
      <w:r w:rsidR="00E51562" w:rsidRPr="00B62AA2">
        <w:rPr>
          <w:rFonts w:ascii="Times New Roman" w:hAnsi="Times New Roman" w:cs="Times New Roman"/>
          <w:sz w:val="22"/>
        </w:rPr>
        <w:t xml:space="preserve"> </w:t>
      </w:r>
      <w:r w:rsidR="00C457F0" w:rsidRPr="00B62AA2">
        <w:rPr>
          <w:rFonts w:ascii="Times New Roman" w:hAnsi="Times New Roman" w:cs="Times New Roman"/>
          <w:sz w:val="22"/>
        </w:rPr>
        <w:t xml:space="preserve">The </w:t>
      </w:r>
      <w:r w:rsidR="00E51562" w:rsidRPr="00B62AA2">
        <w:rPr>
          <w:rFonts w:ascii="Times New Roman" w:hAnsi="Times New Roman" w:cs="Times New Roman"/>
          <w:sz w:val="22"/>
          <w:szCs w:val="24"/>
          <w:lang w:val="en-US"/>
        </w:rPr>
        <w:t>CFRTP sheet</w:t>
      </w:r>
      <w:r w:rsidR="00C457F0" w:rsidRPr="00B62AA2">
        <w:rPr>
          <w:rFonts w:ascii="Times New Roman" w:hAnsi="Times New Roman" w:cs="Times New Roman"/>
          <w:sz w:val="22"/>
          <w:szCs w:val="24"/>
          <w:lang w:val="en-US"/>
        </w:rPr>
        <w:t xml:space="preserve">s used are </w:t>
      </w:r>
      <w:r w:rsidR="00E51562" w:rsidRPr="00B62AA2">
        <w:rPr>
          <w:rFonts w:ascii="Times New Roman" w:hAnsi="Times New Roman" w:cs="Times New Roman"/>
          <w:sz w:val="22"/>
          <w:szCs w:val="24"/>
          <w:lang w:val="en-US"/>
        </w:rPr>
        <w:t xml:space="preserve">PA6 matrix, 20 </w:t>
      </w:r>
      <w:proofErr w:type="spellStart"/>
      <w:r w:rsidR="00E51562" w:rsidRPr="00B62AA2">
        <w:rPr>
          <w:rFonts w:ascii="Times New Roman" w:hAnsi="Times New Roman" w:cs="Times New Roman"/>
          <w:sz w:val="22"/>
          <w:szCs w:val="24"/>
          <w:lang w:val="en-US"/>
        </w:rPr>
        <w:t>wt</w:t>
      </w:r>
      <w:proofErr w:type="spellEnd"/>
      <w:r w:rsidR="00E51562" w:rsidRPr="00B62AA2">
        <w:rPr>
          <w:rFonts w:ascii="Times New Roman" w:hAnsi="Times New Roman" w:cs="Times New Roman"/>
          <w:sz w:val="22"/>
          <w:szCs w:val="24"/>
          <w:lang w:val="en-US"/>
        </w:rPr>
        <w:t>% carbon fiber</w:t>
      </w:r>
      <w:r w:rsidR="00D05C19" w:rsidRPr="00B62AA2">
        <w:rPr>
          <w:rFonts w:ascii="Times New Roman" w:hAnsi="Times New Roman" w:cs="Times New Roman"/>
          <w:sz w:val="22"/>
          <w:szCs w:val="24"/>
          <w:lang w:val="en-US"/>
        </w:rPr>
        <w:t>.</w:t>
      </w:r>
      <w:r w:rsidR="00D05C19">
        <w:rPr>
          <w:rFonts w:ascii="Times New Roman" w:hAnsi="Times New Roman" w:cs="Times New Roman"/>
          <w:sz w:val="22"/>
          <w:szCs w:val="24"/>
          <w:lang w:val="en-US"/>
        </w:rPr>
        <w:t xml:space="preserve"> The</w:t>
      </w:r>
      <w:r w:rsidR="00A16F58">
        <w:rPr>
          <w:rFonts w:ascii="Times New Roman" w:hAnsi="Times New Roman" w:cs="Times New Roman"/>
          <w:sz w:val="22"/>
          <w:szCs w:val="24"/>
          <w:lang w:val="en-US"/>
        </w:rPr>
        <w:t xml:space="preserve"> dimensions will be </w:t>
      </w:r>
      <w:r w:rsidR="00E51562" w:rsidRPr="002C3B95">
        <w:rPr>
          <w:rFonts w:ascii="Times New Roman" w:hAnsi="Times New Roman" w:cs="Times New Roman"/>
          <w:sz w:val="22"/>
          <w:szCs w:val="24"/>
          <w:lang w:val="en-US"/>
        </w:rPr>
        <w:t>Size: 110 mm × 110 mm × 1 mm</w:t>
      </w:r>
      <w:r w:rsidR="00C457F0">
        <w:rPr>
          <w:rFonts w:ascii="Times New Roman" w:hAnsi="Times New Roman" w:cs="Times New Roman"/>
          <w:sz w:val="22"/>
          <w:szCs w:val="24"/>
          <w:lang w:val="en-US"/>
        </w:rPr>
        <w:t xml:space="preserve">, and it </w:t>
      </w:r>
      <w:r w:rsidR="00A16F58">
        <w:rPr>
          <w:rFonts w:ascii="Times New Roman" w:hAnsi="Times New Roman" w:cs="Times New Roman"/>
          <w:sz w:val="22"/>
          <w:szCs w:val="24"/>
          <w:lang w:val="en-US"/>
        </w:rPr>
        <w:t xml:space="preserve">will be </w:t>
      </w:r>
      <w:r w:rsidR="00C457F0">
        <w:rPr>
          <w:rFonts w:ascii="Times New Roman" w:hAnsi="Times New Roman" w:cs="Times New Roman"/>
          <w:sz w:val="22"/>
          <w:szCs w:val="24"/>
          <w:lang w:val="en-US"/>
        </w:rPr>
        <w:t>d</w:t>
      </w:r>
      <w:r w:rsidR="00E51562" w:rsidRPr="002C3B95">
        <w:rPr>
          <w:rFonts w:ascii="Times New Roman" w:hAnsi="Times New Roman" w:cs="Times New Roman"/>
          <w:sz w:val="22"/>
          <w:szCs w:val="24"/>
          <w:lang w:val="en-US"/>
        </w:rPr>
        <w:t>ried at 120°C for 24 hours using an ETTAS oven to prevent moisture-induced degradation</w:t>
      </w:r>
      <w:r w:rsidR="00A16F58">
        <w:rPr>
          <w:rFonts w:ascii="Times New Roman" w:hAnsi="Times New Roman" w:cs="Times New Roman"/>
          <w:sz w:val="22"/>
          <w:szCs w:val="24"/>
          <w:lang w:val="en-US"/>
        </w:rPr>
        <w:t xml:space="preserve"> during the incremental forming.</w:t>
      </w:r>
    </w:p>
    <w:p w14:paraId="5545D1B8" w14:textId="6FA88368" w:rsidR="003B0BE0" w:rsidRDefault="00704FB9" w:rsidP="003B0BE0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58DF" w:rsidRPr="00CA7948">
        <w:rPr>
          <w:rFonts w:ascii="Times New Roman" w:hAnsi="Times New Roman" w:cs="Times New Roman"/>
          <w:b/>
          <w:bCs/>
          <w:sz w:val="28"/>
          <w:szCs w:val="28"/>
        </w:rPr>
        <w:t>Oil bath</w:t>
      </w:r>
    </w:p>
    <w:p w14:paraId="661A4E3E" w14:textId="7FD9024F" w:rsidR="00FF0EB4" w:rsidRPr="00FF0EB4" w:rsidRDefault="003B0BE0" w:rsidP="00F61CD6">
      <w:pPr>
        <w:ind w:firstLine="360"/>
        <w:jc w:val="left"/>
        <w:rPr>
          <w:rFonts w:ascii="Times New Roman" w:hAnsi="Times New Roman" w:cs="Times New Roman"/>
          <w:sz w:val="22"/>
          <w:szCs w:val="24"/>
          <w:lang w:val="en-US"/>
        </w:rPr>
      </w:pPr>
      <w:r w:rsidRPr="00FF0EB4">
        <w:rPr>
          <w:rFonts w:ascii="Times New Roman" w:hAnsi="Times New Roman" w:cs="Times New Roman"/>
          <w:sz w:val="22"/>
        </w:rPr>
        <w:t xml:space="preserve">The oil bath that will be used in this experiment </w:t>
      </w:r>
      <w:r w:rsidR="001D2203" w:rsidRPr="00FF0EB4">
        <w:rPr>
          <w:rFonts w:ascii="Times New Roman" w:hAnsi="Times New Roman" w:cs="Times New Roman"/>
          <w:sz w:val="22"/>
        </w:rPr>
        <w:t xml:space="preserve">is </w:t>
      </w:r>
      <w:r w:rsidR="00FF0EB4">
        <w:rPr>
          <w:rFonts w:ascii="Times New Roman" w:hAnsi="Times New Roman" w:cs="Times New Roman"/>
          <w:sz w:val="22"/>
        </w:rPr>
        <w:t>the o</w:t>
      </w:r>
      <w:r w:rsidR="00FF0EB4" w:rsidRPr="00FF0EB4">
        <w:rPr>
          <w:rFonts w:ascii="Times New Roman" w:hAnsi="Times New Roman" w:cs="Times New Roman"/>
          <w:sz w:val="22"/>
          <w:szCs w:val="24"/>
          <w:lang w:val="en-US"/>
        </w:rPr>
        <w:t>il bath</w:t>
      </w:r>
      <w:r w:rsidR="00FF0EB4">
        <w:rPr>
          <w:rFonts w:ascii="Times New Roman" w:hAnsi="Times New Roman" w:cs="Times New Roman"/>
          <w:sz w:val="22"/>
          <w:szCs w:val="24"/>
          <w:lang w:val="en-US"/>
        </w:rPr>
        <w:t xml:space="preserve"> that was used in the previous experiment, the </w:t>
      </w:r>
      <w:r w:rsidR="00FF0EB4" w:rsidRPr="00FF0EB4">
        <w:rPr>
          <w:rFonts w:ascii="Times New Roman" w:hAnsi="Times New Roman" w:cs="Times New Roman"/>
          <w:sz w:val="22"/>
          <w:szCs w:val="24"/>
          <w:lang w:val="en-US"/>
        </w:rPr>
        <w:t>T-22H model (Thomas Scientific)</w:t>
      </w:r>
      <w:r w:rsidR="00FF0EB4">
        <w:rPr>
          <w:rFonts w:ascii="Times New Roman" w:hAnsi="Times New Roman" w:cs="Times New Roman"/>
          <w:sz w:val="22"/>
          <w:szCs w:val="24"/>
          <w:lang w:val="en-US"/>
        </w:rPr>
        <w:t xml:space="preserve">. The </w:t>
      </w:r>
      <w:r w:rsidR="001C08AD">
        <w:rPr>
          <w:rFonts w:ascii="Times New Roman" w:hAnsi="Times New Roman" w:cs="Times New Roman"/>
          <w:sz w:val="22"/>
          <w:szCs w:val="24"/>
          <w:lang w:val="en-US"/>
        </w:rPr>
        <w:t xml:space="preserve">oil bath can reach temperatures up to </w:t>
      </w:r>
      <w:r w:rsidR="00FF0EB4" w:rsidRPr="00FF0EB4">
        <w:rPr>
          <w:rFonts w:ascii="Times New Roman" w:hAnsi="Times New Roman" w:cs="Times New Roman"/>
          <w:sz w:val="22"/>
          <w:szCs w:val="24"/>
          <w:lang w:val="en-US"/>
        </w:rPr>
        <w:t>200°C</w:t>
      </w:r>
      <w:r w:rsidR="001C08AD">
        <w:rPr>
          <w:rFonts w:ascii="Times New Roman" w:hAnsi="Times New Roman" w:cs="Times New Roman"/>
          <w:sz w:val="22"/>
          <w:szCs w:val="24"/>
          <w:lang w:val="en-US"/>
        </w:rPr>
        <w:t>, has a p</w:t>
      </w:r>
      <w:r w:rsidR="00FF0EB4" w:rsidRPr="00FF0EB4">
        <w:rPr>
          <w:rFonts w:ascii="Times New Roman" w:hAnsi="Times New Roman" w:cs="Times New Roman"/>
          <w:sz w:val="22"/>
          <w:szCs w:val="24"/>
          <w:lang w:val="en-US"/>
        </w:rPr>
        <w:t>recision</w:t>
      </w:r>
      <w:r w:rsidR="001C08AD">
        <w:rPr>
          <w:rFonts w:ascii="Times New Roman" w:hAnsi="Times New Roman" w:cs="Times New Roman"/>
          <w:sz w:val="22"/>
          <w:szCs w:val="24"/>
          <w:lang w:val="en-US"/>
        </w:rPr>
        <w:t xml:space="preserve"> </w:t>
      </w:r>
      <w:r w:rsidR="00A16F58">
        <w:rPr>
          <w:rFonts w:ascii="Times New Roman" w:hAnsi="Times New Roman" w:cs="Times New Roman"/>
          <w:sz w:val="22"/>
          <w:szCs w:val="24"/>
          <w:lang w:val="en-US"/>
        </w:rPr>
        <w:t>of ±</w:t>
      </w:r>
      <w:r w:rsidR="00FF0EB4" w:rsidRPr="00FF0EB4">
        <w:rPr>
          <w:rFonts w:ascii="Times New Roman" w:hAnsi="Times New Roman" w:cs="Times New Roman"/>
          <w:sz w:val="22"/>
          <w:szCs w:val="24"/>
          <w:lang w:val="en-US"/>
        </w:rPr>
        <w:t>0.2°C</w:t>
      </w:r>
      <w:r w:rsidR="00934A6A">
        <w:rPr>
          <w:rFonts w:ascii="Times New Roman" w:hAnsi="Times New Roman" w:cs="Times New Roman"/>
          <w:sz w:val="22"/>
          <w:szCs w:val="24"/>
          <w:lang w:val="en-US"/>
        </w:rPr>
        <w:t>, and uses jet circulation to move the oil around,</w:t>
      </w:r>
      <w:r w:rsidR="00F61CD6">
        <w:rPr>
          <w:rFonts w:ascii="Times New Roman" w:hAnsi="Times New Roman" w:cs="Times New Roman"/>
          <w:sz w:val="22"/>
          <w:szCs w:val="24"/>
          <w:lang w:val="en-US"/>
        </w:rPr>
        <w:t xml:space="preserve"> ensuring that the heat of the oil is uniform. </w:t>
      </w:r>
    </w:p>
    <w:p w14:paraId="676B4DE4" w14:textId="1A38A0A7" w:rsidR="003B0BE0" w:rsidRPr="00FF0EB4" w:rsidRDefault="003B0BE0" w:rsidP="003B0BE0">
      <w:pPr>
        <w:ind w:left="360"/>
        <w:rPr>
          <w:rFonts w:ascii="Times New Roman" w:hAnsi="Times New Roman" w:cs="Times New Roman"/>
          <w:sz w:val="22"/>
        </w:rPr>
      </w:pPr>
    </w:p>
    <w:p w14:paraId="2ED1391B" w14:textId="6074FD96" w:rsidR="0052343E" w:rsidRPr="0032345C" w:rsidRDefault="00704FB9" w:rsidP="00923C71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34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343E" w:rsidRPr="0032345C">
        <w:rPr>
          <w:rFonts w:ascii="Times New Roman" w:hAnsi="Times New Roman" w:cs="Times New Roman"/>
          <w:b/>
          <w:bCs/>
          <w:sz w:val="28"/>
          <w:szCs w:val="28"/>
        </w:rPr>
        <w:t>Type of oil</w:t>
      </w:r>
    </w:p>
    <w:p w14:paraId="2E019026" w14:textId="0ACE5D76" w:rsidR="00BF080C" w:rsidRPr="00EA01AC" w:rsidRDefault="00BF080C" w:rsidP="00EA01AC">
      <w:pPr>
        <w:ind w:firstLine="360"/>
        <w:rPr>
          <w:rFonts w:ascii="Times New Roman" w:hAnsi="Times New Roman" w:cs="Times New Roman"/>
        </w:rPr>
      </w:pPr>
      <w:r w:rsidRPr="00EA01AC">
        <w:rPr>
          <w:rFonts w:ascii="Times New Roman" w:hAnsi="Times New Roman" w:cs="Times New Roman"/>
        </w:rPr>
        <w:t>The silicone oil used is Shin-Etsu Chemical's K F</w:t>
      </w:r>
      <w:r w:rsidR="00EA01AC" w:rsidRPr="00EA01AC">
        <w:rPr>
          <w:rFonts w:ascii="Times New Roman" w:hAnsi="Times New Roman" w:cs="Times New Roman"/>
        </w:rPr>
        <w:t>968.</w:t>
      </w:r>
      <w:r w:rsidRPr="00EA01AC">
        <w:rPr>
          <w:rFonts w:ascii="Times New Roman" w:hAnsi="Times New Roman" w:cs="Times New Roman"/>
        </w:rPr>
        <w:t xml:space="preserve"> </w:t>
      </w:r>
      <w:r w:rsidR="0032345C">
        <w:rPr>
          <w:rFonts w:ascii="Times New Roman" w:hAnsi="Times New Roman" w:cs="Times New Roman"/>
        </w:rPr>
        <w:t>Due to the characteristics of the sample, the liquid used in the oil bath must be resistant to temperatures between 323K and 473 K. This</w:t>
      </w:r>
      <w:r w:rsidRPr="00EA01AC">
        <w:rPr>
          <w:rFonts w:ascii="Times New Roman" w:hAnsi="Times New Roman" w:cs="Times New Roman"/>
        </w:rPr>
        <w:t xml:space="preserve"> is also necessary to ensure safety during experiments.</w:t>
      </w:r>
    </w:p>
    <w:p w14:paraId="0D03BF40" w14:textId="13DAA555" w:rsidR="00BF080C" w:rsidRPr="00EA01AC" w:rsidRDefault="00BF080C" w:rsidP="00EA01A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EA01AC">
        <w:rPr>
          <w:rFonts w:ascii="Times New Roman" w:hAnsi="Times New Roman" w:cs="Times New Roman"/>
        </w:rPr>
        <w:t>High temperature resistance</w:t>
      </w:r>
    </w:p>
    <w:p w14:paraId="63CCABA0" w14:textId="02727950" w:rsidR="00BF080C" w:rsidRPr="00EA01AC" w:rsidRDefault="00BF080C" w:rsidP="00EA01A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EA01AC">
        <w:rPr>
          <w:rFonts w:ascii="Times New Roman" w:hAnsi="Times New Roman" w:cs="Times New Roman"/>
        </w:rPr>
        <w:t xml:space="preserve">Low thermal degradation (anti-spontaneous </w:t>
      </w:r>
      <w:r w:rsidR="0032345C" w:rsidRPr="00EA01AC">
        <w:rPr>
          <w:rFonts w:ascii="Times New Roman" w:hAnsi="Times New Roman" w:cs="Times New Roman"/>
        </w:rPr>
        <w:t>combustion)</w:t>
      </w:r>
    </w:p>
    <w:p w14:paraId="3DE10DDD" w14:textId="1DAF6952" w:rsidR="00BF080C" w:rsidRPr="00EA01AC" w:rsidRDefault="00BF080C" w:rsidP="00EA01A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EA01AC">
        <w:rPr>
          <w:rFonts w:ascii="Times New Roman" w:hAnsi="Times New Roman" w:cs="Times New Roman"/>
        </w:rPr>
        <w:t>Low volatility</w:t>
      </w:r>
    </w:p>
    <w:p w14:paraId="0ABAB003" w14:textId="77777777" w:rsidR="00EA01AC" w:rsidRDefault="00BF080C" w:rsidP="00EA01AC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EA01AC">
        <w:rPr>
          <w:rFonts w:ascii="Times New Roman" w:hAnsi="Times New Roman" w:cs="Times New Roman"/>
        </w:rPr>
        <w:t>This oil is used to satisfy the above points. The appearance is shown in Figure 3.</w:t>
      </w:r>
      <w:r w:rsidR="00EA01AC" w:rsidRPr="00EA01AC">
        <w:rPr>
          <w:rFonts w:ascii="Times New Roman" w:hAnsi="Times New Roman" w:cs="Times New Roman"/>
        </w:rPr>
        <w:t>2</w:t>
      </w:r>
      <w:r w:rsidRPr="00EA01AC">
        <w:rPr>
          <w:rFonts w:ascii="Times New Roman" w:hAnsi="Times New Roman" w:cs="Times New Roman"/>
        </w:rPr>
        <w:t xml:space="preserve"> below</w:t>
      </w:r>
      <w:r w:rsidR="00EA01AC" w:rsidRPr="00EA01AC">
        <w:rPr>
          <w:rFonts w:ascii="Times New Roman" w:hAnsi="Times New Roman" w:cs="Times New Roman"/>
        </w:rPr>
        <w:t>.</w:t>
      </w:r>
    </w:p>
    <w:p w14:paraId="3CDB2A8E" w14:textId="2B417F3A" w:rsidR="00BF080C" w:rsidRPr="00EA01AC" w:rsidRDefault="00BF080C" w:rsidP="00EA01AC">
      <w:pPr>
        <w:rPr>
          <w:rFonts w:ascii="Times New Roman" w:hAnsi="Times New Roman" w:cs="Times New Roman"/>
        </w:rPr>
      </w:pPr>
      <w:r w:rsidRPr="002C3B95">
        <w:rPr>
          <w:noProof/>
        </w:rPr>
        <w:drawing>
          <wp:anchor distT="0" distB="0" distL="114300" distR="114300" simplePos="0" relativeHeight="251663360" behindDoc="0" locked="0" layoutInCell="1" allowOverlap="1" wp14:anchorId="17D20FB9" wp14:editId="6F0B14F9">
            <wp:simplePos x="0" y="0"/>
            <wp:positionH relativeFrom="margin">
              <wp:align>center</wp:align>
            </wp:positionH>
            <wp:positionV relativeFrom="paragraph">
              <wp:posOffset>40996</wp:posOffset>
            </wp:positionV>
            <wp:extent cx="1428750" cy="1428750"/>
            <wp:effectExtent l="0" t="0" r="0" b="0"/>
            <wp:wrapThrough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hrough>
            <wp:docPr id="260162887" name="Picture 49" descr="離型油】のおすすめ人気ランキング - モノタロ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離型油】のおすすめ人気ランキング - モノタロウ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A10D1" w14:textId="4535570B" w:rsidR="00BF080C" w:rsidRPr="002C3B95" w:rsidRDefault="00BF080C" w:rsidP="00EC5F70">
      <w:pPr>
        <w:ind w:left="360"/>
        <w:rPr>
          <w:rFonts w:ascii="Times New Roman" w:hAnsi="Times New Roman" w:cs="Times New Roman"/>
        </w:rPr>
      </w:pPr>
    </w:p>
    <w:p w14:paraId="3B541B16" w14:textId="77777777" w:rsidR="00BF080C" w:rsidRPr="002C3B95" w:rsidRDefault="00BF080C" w:rsidP="00EC5F70">
      <w:pPr>
        <w:ind w:left="360"/>
        <w:rPr>
          <w:rFonts w:ascii="Times New Roman" w:hAnsi="Times New Roman" w:cs="Times New Roman"/>
        </w:rPr>
      </w:pPr>
    </w:p>
    <w:p w14:paraId="249FE9E5" w14:textId="77777777" w:rsidR="00BF080C" w:rsidRPr="002C3B95" w:rsidRDefault="00BF080C" w:rsidP="00EC5F70">
      <w:pPr>
        <w:ind w:left="360"/>
        <w:rPr>
          <w:rFonts w:ascii="Times New Roman" w:hAnsi="Times New Roman" w:cs="Times New Roman"/>
        </w:rPr>
      </w:pPr>
    </w:p>
    <w:p w14:paraId="25DCB3EF" w14:textId="77777777" w:rsidR="00BF080C" w:rsidRPr="002C3B95" w:rsidRDefault="00BF080C" w:rsidP="00EC5F70">
      <w:pPr>
        <w:ind w:left="360"/>
        <w:rPr>
          <w:rFonts w:ascii="Times New Roman" w:hAnsi="Times New Roman" w:cs="Times New Roman"/>
        </w:rPr>
      </w:pPr>
    </w:p>
    <w:p w14:paraId="1EEFA514" w14:textId="77777777" w:rsidR="00BF080C" w:rsidRPr="002C3B95" w:rsidRDefault="00BF080C" w:rsidP="00EC5F70">
      <w:pPr>
        <w:ind w:left="360"/>
        <w:rPr>
          <w:rFonts w:ascii="Times New Roman" w:hAnsi="Times New Roman" w:cs="Times New Roman"/>
        </w:rPr>
      </w:pPr>
    </w:p>
    <w:p w14:paraId="0B699182" w14:textId="77777777" w:rsidR="00BF080C" w:rsidRPr="002C3B95" w:rsidRDefault="00BF080C" w:rsidP="00EC5F70">
      <w:pPr>
        <w:jc w:val="center"/>
        <w:rPr>
          <w:rFonts w:ascii="Times New Roman" w:hAnsi="Times New Roman" w:cs="Times New Roman"/>
        </w:rPr>
      </w:pPr>
    </w:p>
    <w:p w14:paraId="371C98C7" w14:textId="5D345837" w:rsidR="00BF080C" w:rsidRPr="0049326B" w:rsidRDefault="00BF080C" w:rsidP="00EC5F70">
      <w:pPr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</w:rPr>
        <w:t>3.2:</w:t>
      </w:r>
      <w:r w:rsidR="00704FB9">
        <w:rPr>
          <w:rFonts w:ascii="Times New Roman" w:hAnsi="Times New Roman" w:cs="Times New Roman"/>
          <w:szCs w:val="21"/>
        </w:rPr>
        <w:t xml:space="preserve"> Shin-Etsu Chemical</w:t>
      </w:r>
      <w:commentRangeStart w:id="15"/>
      <w:r w:rsidRPr="0049326B">
        <w:rPr>
          <w:rFonts w:ascii="Times New Roman" w:hAnsi="Times New Roman" w:cs="Times New Roman"/>
          <w:szCs w:val="21"/>
        </w:rPr>
        <w:t xml:space="preserve"> </w:t>
      </w:r>
      <w:commentRangeEnd w:id="15"/>
      <w:r w:rsidR="00876C1E">
        <w:rPr>
          <w:rStyle w:val="CommentReference"/>
        </w:rPr>
        <w:commentReference w:id="15"/>
      </w:r>
      <w:r w:rsidRPr="0049326B">
        <w:rPr>
          <w:rFonts w:ascii="Times New Roman" w:hAnsi="Times New Roman" w:cs="Times New Roman"/>
          <w:szCs w:val="21"/>
        </w:rPr>
        <w:t xml:space="preserve"> KF968</w:t>
      </w:r>
      <w:r w:rsidR="00704FB9">
        <w:rPr>
          <w:rFonts w:ascii="Times New Roman" w:hAnsi="Times New Roman" w:cs="Times New Roman"/>
          <w:szCs w:val="21"/>
        </w:rPr>
        <w:t xml:space="preserve"> oil that is used.</w:t>
      </w:r>
    </w:p>
    <w:p w14:paraId="144B4CA2" w14:textId="77777777" w:rsidR="00BF080C" w:rsidRPr="002C3B95" w:rsidRDefault="00BF080C" w:rsidP="00EC5F70">
      <w:pPr>
        <w:rPr>
          <w:rFonts w:ascii="Times New Roman" w:hAnsi="Times New Roman" w:cs="Times New Roman"/>
        </w:rPr>
      </w:pPr>
    </w:p>
    <w:p w14:paraId="7025D401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05BFBCBA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  <w:r w:rsidRPr="002C3B95">
        <w:rPr>
          <w:rFonts w:ascii="Times New Roman" w:hAnsi="Times New Roman" w:cs="Times New Roman"/>
        </w:rPr>
        <w:t xml:space="preserve">　</w:t>
      </w:r>
      <w:r w:rsidRPr="002C3B9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637D601" wp14:editId="77199D61">
            <wp:simplePos x="0" y="0"/>
            <wp:positionH relativeFrom="margin">
              <wp:align>center</wp:align>
            </wp:positionH>
            <wp:positionV relativeFrom="paragraph">
              <wp:posOffset>39370</wp:posOffset>
            </wp:positionV>
            <wp:extent cx="3572510" cy="2667000"/>
            <wp:effectExtent l="0" t="0" r="8890" b="0"/>
            <wp:wrapThrough wrapText="bothSides">
              <wp:wrapPolygon edited="0">
                <wp:start x="0" y="0"/>
                <wp:lineTo x="0" y="21446"/>
                <wp:lineTo x="21539" y="21446"/>
                <wp:lineTo x="21539" y="0"/>
                <wp:lineTo x="0" y="0"/>
              </wp:wrapPolygon>
            </wp:wrapThrough>
            <wp:docPr id="873117063" name="Picture 17" descr="屋内, 座る, 小さい, 男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屋内, 座る, 小さい, 男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7D0D0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51D2799A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128FF213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3746704F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244F6363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14A49AE5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09D6F313" w14:textId="77777777" w:rsidR="00A84729" w:rsidRPr="002C3B95" w:rsidRDefault="00A84729" w:rsidP="00EC5F70">
      <w:pPr>
        <w:pStyle w:val="ListParagraph"/>
        <w:rPr>
          <w:rFonts w:ascii="Times New Roman" w:hAnsi="Times New Roman" w:cs="Times New Roman"/>
        </w:rPr>
      </w:pPr>
    </w:p>
    <w:p w14:paraId="7884EDA1" w14:textId="77777777" w:rsidR="003767D6" w:rsidRPr="002C3B95" w:rsidRDefault="003767D6" w:rsidP="00EC5F70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00D56BB2" w14:textId="77777777" w:rsidR="00BF080C" w:rsidRPr="002C3B95" w:rsidRDefault="00BF080C" w:rsidP="00EC5F70">
      <w:pPr>
        <w:pStyle w:val="ListParagraph"/>
        <w:rPr>
          <w:rFonts w:ascii="Times New Roman" w:hAnsi="Times New Roman" w:cs="Times New Roman"/>
        </w:rPr>
      </w:pPr>
    </w:p>
    <w:p w14:paraId="5C9AA07A" w14:textId="77777777" w:rsidR="00BF080C" w:rsidRPr="002C3B95" w:rsidRDefault="00BF080C" w:rsidP="00EC5F70">
      <w:pPr>
        <w:pStyle w:val="ListParagraph"/>
        <w:rPr>
          <w:rFonts w:ascii="Times New Roman" w:hAnsi="Times New Roman" w:cs="Times New Roman"/>
        </w:rPr>
      </w:pPr>
    </w:p>
    <w:p w14:paraId="513C88F2" w14:textId="77777777" w:rsidR="00BF080C" w:rsidRPr="002C3B95" w:rsidRDefault="00BF080C" w:rsidP="00EC5F70">
      <w:pPr>
        <w:pStyle w:val="ListParagraph"/>
        <w:rPr>
          <w:rFonts w:ascii="Times New Roman" w:hAnsi="Times New Roman" w:cs="Times New Roman"/>
        </w:rPr>
      </w:pPr>
    </w:p>
    <w:p w14:paraId="51FC54EC" w14:textId="10EE7ED5" w:rsidR="00BF080C" w:rsidRPr="0049326B" w:rsidRDefault="00BF080C" w:rsidP="00EC5F70">
      <w:pPr>
        <w:pStyle w:val="ListParagraph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</w:rPr>
        <w:t>3.3:</w:t>
      </w:r>
      <w:r w:rsidRPr="0049326B">
        <w:rPr>
          <w:rFonts w:ascii="Times New Roman" w:hAnsi="Times New Roman" w:cs="Times New Roman"/>
          <w:szCs w:val="21"/>
        </w:rPr>
        <w:t xml:space="preserve"> Incremental stretch forming with hot water assistance in oil bath </w:t>
      </w:r>
      <w:r w:rsidR="00704FB9" w:rsidRPr="0049326B">
        <w:rPr>
          <w:rFonts w:ascii="Times New Roman" w:hAnsi="Times New Roman" w:cs="Times New Roman"/>
          <w:szCs w:val="21"/>
        </w:rPr>
        <w:t>(</w:t>
      </w:r>
      <w:proofErr w:type="gramStart"/>
      <w:r w:rsidR="00704FB9" w:rsidRPr="0049326B">
        <w:rPr>
          <w:rFonts w:ascii="Times New Roman" w:hAnsi="Times New Roman" w:cs="Times New Roman"/>
          <w:szCs w:val="21"/>
        </w:rPr>
        <w:t>2017</w:t>
      </w:r>
      <w:r w:rsidRPr="0049326B">
        <w:rPr>
          <w:rFonts w:ascii="Times New Roman" w:hAnsi="Times New Roman" w:cs="Times New Roman"/>
          <w:szCs w:val="21"/>
        </w:rPr>
        <w:t xml:space="preserve"> )</w:t>
      </w:r>
      <w:proofErr w:type="gramEnd"/>
    </w:p>
    <w:p w14:paraId="2D9F43E4" w14:textId="77777777" w:rsidR="00BF080C" w:rsidRPr="002C3B95" w:rsidRDefault="00BF080C" w:rsidP="00EC5F70">
      <w:pPr>
        <w:pStyle w:val="ListParagraph"/>
        <w:rPr>
          <w:rFonts w:ascii="Times New Roman" w:hAnsi="Times New Roman" w:cs="Times New Roman"/>
          <w:b/>
          <w:bCs/>
          <w:sz w:val="22"/>
          <w:szCs w:val="24"/>
        </w:rPr>
      </w:pPr>
    </w:p>
    <w:p w14:paraId="10E62B30" w14:textId="3436992E" w:rsidR="003767D6" w:rsidRPr="002C3B95" w:rsidRDefault="003767D6" w:rsidP="00EC5F70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2C3B95">
        <w:rPr>
          <w:rFonts w:ascii="Times New Roman" w:hAnsi="Times New Roman" w:cs="Times New Roman"/>
          <w:noProof/>
        </w:rPr>
        <w:drawing>
          <wp:inline distT="0" distB="0" distL="0" distR="0" wp14:anchorId="1DD5F434" wp14:editId="776345B9">
            <wp:extent cx="5400040" cy="2866688"/>
            <wp:effectExtent l="0" t="0" r="0" b="0"/>
            <wp:docPr id="676060476" name="Picture 42" descr="冷蔵庫, ストーブ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2" descr="冷蔵庫, ストーブ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539D" w14:textId="2B2863FC" w:rsidR="00BF080C" w:rsidRPr="0049326B" w:rsidRDefault="00BF080C" w:rsidP="00EC5F70">
      <w:pPr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</w:rPr>
        <w:t>3.4:</w:t>
      </w:r>
      <w:r w:rsidRPr="0049326B">
        <w:rPr>
          <w:rFonts w:ascii="Times New Roman" w:hAnsi="Times New Roman" w:cs="Times New Roman"/>
          <w:szCs w:val="21"/>
        </w:rPr>
        <w:t xml:space="preserve"> Appearance of </w:t>
      </w:r>
      <w:r w:rsidR="006D659E">
        <w:rPr>
          <w:rFonts w:ascii="Times New Roman" w:hAnsi="Times New Roman" w:cs="Times New Roman"/>
          <w:szCs w:val="21"/>
        </w:rPr>
        <w:t>T-22H</w:t>
      </w:r>
      <w:r w:rsidRPr="0049326B">
        <w:rPr>
          <w:rFonts w:ascii="Times New Roman" w:hAnsi="Times New Roman" w:cs="Times New Roman"/>
          <w:szCs w:val="21"/>
        </w:rPr>
        <w:t xml:space="preserve"> </w:t>
      </w:r>
    </w:p>
    <w:p w14:paraId="407AE086" w14:textId="77777777" w:rsidR="00BF080C" w:rsidRPr="002C3B95" w:rsidRDefault="00BF080C" w:rsidP="00EC5F70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14B9319D" w14:textId="5EDBBC1E" w:rsidR="00E958DF" w:rsidRPr="00FE7507" w:rsidRDefault="00704FB9" w:rsidP="00FE7507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58DF" w:rsidRPr="00FE7507">
        <w:rPr>
          <w:rFonts w:ascii="Times New Roman" w:hAnsi="Times New Roman" w:cs="Times New Roman"/>
          <w:b/>
          <w:bCs/>
          <w:sz w:val="28"/>
          <w:szCs w:val="28"/>
        </w:rPr>
        <w:t>Forming tool</w:t>
      </w:r>
    </w:p>
    <w:p w14:paraId="1B8EBECF" w14:textId="15AA8FDE" w:rsidR="008953AB" w:rsidRPr="00392528" w:rsidRDefault="006D659E" w:rsidP="00392528">
      <w:pPr>
        <w:ind w:firstLine="360"/>
        <w:rPr>
          <w:rFonts w:ascii="Times New Roman" w:hAnsi="Times New Roman" w:cs="Times New Roman"/>
        </w:rPr>
      </w:pPr>
      <w:r w:rsidRPr="006D659E">
        <w:rPr>
          <w:rFonts w:ascii="Times New Roman" w:hAnsi="Times New Roman" w:cs="Times New Roman"/>
        </w:rPr>
        <w:t xml:space="preserve">This study used a 5 mm diameter rod with a 2.5 mm rounded tip </w:t>
      </w:r>
      <w:r w:rsidR="008953AB" w:rsidRPr="00392528">
        <w:rPr>
          <w:rFonts w:ascii="Times New Roman" w:hAnsi="Times New Roman" w:cs="Times New Roman"/>
        </w:rPr>
        <w:t xml:space="preserve">as </w:t>
      </w:r>
      <w:r w:rsidR="00B62AA2" w:rsidRPr="00392528">
        <w:rPr>
          <w:rFonts w:ascii="Times New Roman" w:hAnsi="Times New Roman" w:cs="Times New Roman"/>
        </w:rPr>
        <w:t>a</w:t>
      </w:r>
      <w:r w:rsidR="008953AB" w:rsidRPr="00392528">
        <w:rPr>
          <w:rFonts w:ascii="Times New Roman" w:hAnsi="Times New Roman" w:cs="Times New Roman"/>
        </w:rPr>
        <w:t xml:space="preserve"> </w:t>
      </w:r>
      <w:r w:rsidR="00392528" w:rsidRPr="00392528">
        <w:rPr>
          <w:rFonts w:ascii="Times New Roman" w:hAnsi="Times New Roman" w:cs="Times New Roman"/>
        </w:rPr>
        <w:t>tool.</w:t>
      </w:r>
      <w:r w:rsidR="008953AB" w:rsidRPr="00392528">
        <w:rPr>
          <w:rFonts w:ascii="Times New Roman" w:hAnsi="Times New Roman" w:cs="Times New Roman"/>
        </w:rPr>
        <w:t xml:space="preserve"> The mandrel diameter was the same as </w:t>
      </w:r>
      <w:r w:rsidR="0032345C">
        <w:rPr>
          <w:rFonts w:ascii="Times New Roman" w:hAnsi="Times New Roman" w:cs="Times New Roman"/>
        </w:rPr>
        <w:t>that</w:t>
      </w:r>
      <w:r w:rsidR="008953AB" w:rsidRPr="00392528">
        <w:rPr>
          <w:rFonts w:ascii="Times New Roman" w:hAnsi="Times New Roman" w:cs="Times New Roman"/>
        </w:rPr>
        <w:t xml:space="preserve"> in the previous </w:t>
      </w:r>
      <w:r w:rsidR="00392528" w:rsidRPr="00392528">
        <w:rPr>
          <w:rFonts w:ascii="Times New Roman" w:hAnsi="Times New Roman" w:cs="Times New Roman"/>
        </w:rPr>
        <w:t>study.</w:t>
      </w:r>
      <w:r w:rsidR="008953AB" w:rsidRPr="00392528">
        <w:rPr>
          <w:rFonts w:ascii="Times New Roman" w:hAnsi="Times New Roman" w:cs="Times New Roman"/>
        </w:rPr>
        <w:t xml:space="preserve"> In </w:t>
      </w:r>
      <w:r w:rsidR="00392528" w:rsidRPr="00392528">
        <w:rPr>
          <w:rFonts w:ascii="Times New Roman" w:hAnsi="Times New Roman" w:cs="Times New Roman"/>
        </w:rPr>
        <w:t>addition,</w:t>
      </w:r>
      <w:r w:rsidR="008953AB" w:rsidRPr="00392528">
        <w:rPr>
          <w:rFonts w:ascii="Times New Roman" w:hAnsi="Times New Roman" w:cs="Times New Roman"/>
        </w:rPr>
        <w:t xml:space="preserve"> due to the offset of the incremental forming device attached to the machining </w:t>
      </w:r>
      <w:r w:rsidR="00392528" w:rsidRPr="00392528">
        <w:rPr>
          <w:rFonts w:ascii="Times New Roman" w:hAnsi="Times New Roman" w:cs="Times New Roman"/>
        </w:rPr>
        <w:t>center,</w:t>
      </w:r>
      <w:r w:rsidR="008953AB" w:rsidRPr="00392528">
        <w:rPr>
          <w:rFonts w:ascii="Times New Roman" w:hAnsi="Times New Roman" w:cs="Times New Roman"/>
        </w:rPr>
        <w:t xml:space="preserve"> the </w:t>
      </w:r>
      <w:r w:rsidR="0032345C">
        <w:rPr>
          <w:rFonts w:ascii="Times New Roman" w:hAnsi="Times New Roman" w:cs="Times New Roman"/>
        </w:rPr>
        <w:t>rod's length</w:t>
      </w:r>
      <w:r w:rsidR="008953AB" w:rsidRPr="00392528">
        <w:rPr>
          <w:rFonts w:ascii="Times New Roman" w:hAnsi="Times New Roman" w:cs="Times New Roman"/>
        </w:rPr>
        <w:t xml:space="preserve"> was set to 60 </w:t>
      </w:r>
      <w:r w:rsidR="00392528" w:rsidRPr="00392528">
        <w:rPr>
          <w:rFonts w:ascii="Times New Roman" w:hAnsi="Times New Roman" w:cs="Times New Roman"/>
        </w:rPr>
        <w:t>mm.</w:t>
      </w:r>
      <w:r w:rsidR="008953AB" w:rsidRPr="00392528">
        <w:rPr>
          <w:rFonts w:ascii="Times New Roman" w:hAnsi="Times New Roman" w:cs="Times New Roman"/>
        </w:rPr>
        <w:t xml:space="preserve"> The material was SUS</w:t>
      </w:r>
      <w:r w:rsidR="00392528" w:rsidRPr="00392528">
        <w:rPr>
          <w:rFonts w:ascii="Times New Roman" w:hAnsi="Times New Roman" w:cs="Times New Roman"/>
        </w:rPr>
        <w:t>304.</w:t>
      </w:r>
    </w:p>
    <w:p w14:paraId="1FC0D341" w14:textId="77777777" w:rsidR="00392528" w:rsidRDefault="00392528" w:rsidP="0039252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2B698" w14:textId="77777777" w:rsidR="00392528" w:rsidRDefault="00392528" w:rsidP="0039252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8798E" w14:textId="2ECCB79F" w:rsidR="00EB4F5B" w:rsidRPr="00392528" w:rsidRDefault="00704FB9" w:rsidP="00392528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D55F1A" w:rsidRPr="00392528">
        <w:rPr>
          <w:rFonts w:ascii="Times New Roman" w:hAnsi="Times New Roman" w:cs="Times New Roman"/>
          <w:b/>
          <w:bCs/>
          <w:sz w:val="28"/>
          <w:szCs w:val="28"/>
        </w:rPr>
        <w:t>Master mold</w:t>
      </w:r>
    </w:p>
    <w:p w14:paraId="19A3AE8F" w14:textId="1C1634A7" w:rsidR="00D37967" w:rsidRPr="00392528" w:rsidRDefault="00D345C9" w:rsidP="00392528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A preliminary test using a 3D-printed mold proved that the shape could be manufactured using incremental forming. This is an important step, but it is not the focus of this paper</w:t>
      </w:r>
      <w:r w:rsidR="0032345C">
        <w:rPr>
          <w:rFonts w:ascii="Times New Roman" w:hAnsi="Times New Roman" w:cs="Times New Roman"/>
          <w:sz w:val="22"/>
          <w:szCs w:val="24"/>
        </w:rPr>
        <w:t xml:space="preserve"> and will be briefly mentioned in a later chapter</w:t>
      </w:r>
      <w:r w:rsidR="006D659E">
        <w:rPr>
          <w:rFonts w:ascii="Times New Roman" w:hAnsi="Times New Roman" w:cs="Times New Roman"/>
          <w:sz w:val="22"/>
          <w:szCs w:val="24"/>
        </w:rPr>
        <w:t>.</w:t>
      </w:r>
    </w:p>
    <w:p w14:paraId="177708F8" w14:textId="18AC5FE4" w:rsidR="00EB4F5B" w:rsidRDefault="009F2C00" w:rsidP="004955ED">
      <w:pPr>
        <w:pStyle w:val="ListParagraph"/>
        <w:numPr>
          <w:ilvl w:val="1"/>
          <w:numId w:val="51"/>
        </w:num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 w:rsidRPr="00392528">
        <w:rPr>
          <w:rFonts w:ascii="Times New Roman" w:hAnsi="Times New Roman" w:cs="Times New Roman"/>
          <w:b/>
          <w:bCs/>
          <w:sz w:val="28"/>
          <w:szCs w:val="28"/>
        </w:rPr>
        <w:t>CFRTP dryer</w:t>
      </w:r>
    </w:p>
    <w:p w14:paraId="1037FBF6" w14:textId="1B63DE9F" w:rsidR="00E238B5" w:rsidRPr="00E238B5" w:rsidRDefault="00E238B5" w:rsidP="00112636">
      <w:pPr>
        <w:ind w:firstLine="360"/>
        <w:jc w:val="left"/>
        <w:rPr>
          <w:rFonts w:ascii="Times New Roman" w:hAnsi="Times New Roman" w:cs="Times New Roman"/>
          <w:sz w:val="22"/>
        </w:rPr>
      </w:pPr>
      <w:r w:rsidRPr="00E238B5">
        <w:rPr>
          <w:rFonts w:ascii="Times New Roman" w:hAnsi="Times New Roman" w:cs="Times New Roman"/>
          <w:sz w:val="22"/>
        </w:rPr>
        <w:t xml:space="preserve">When the base material resin is heated, deterioration of the resin is expected at high temperatures. It is known that the presence of water in the material </w:t>
      </w:r>
      <w:r w:rsidR="00731396">
        <w:rPr>
          <w:rFonts w:ascii="Times New Roman" w:hAnsi="Times New Roman" w:cs="Times New Roman"/>
          <w:sz w:val="22"/>
        </w:rPr>
        <w:t>significantly</w:t>
      </w:r>
      <w:r w:rsidR="0032345C">
        <w:rPr>
          <w:rFonts w:ascii="Times New Roman" w:hAnsi="Times New Roman" w:cs="Times New Roman"/>
          <w:sz w:val="22"/>
        </w:rPr>
        <w:t xml:space="preserve"> affects</w:t>
      </w:r>
      <w:r w:rsidRPr="00E238B5">
        <w:rPr>
          <w:rFonts w:ascii="Times New Roman" w:hAnsi="Times New Roman" w:cs="Times New Roman"/>
          <w:sz w:val="22"/>
        </w:rPr>
        <w:t xml:space="preserve"> deterioration. PA6 resin, the base material used in this study, is also hygroscopic, so the CFRTP must be thoroughly dried before processing to remove the chance of deterioration. </w:t>
      </w:r>
      <w:r w:rsidR="0032345C">
        <w:rPr>
          <w:rFonts w:ascii="Times New Roman" w:hAnsi="Times New Roman" w:cs="Times New Roman"/>
          <w:sz w:val="22"/>
        </w:rPr>
        <w:t>The ETTAS MOV-450S from AS ONE Corporation was used to dry the CFRTP to achieve this</w:t>
      </w:r>
      <w:r w:rsidRPr="00E238B5">
        <w:rPr>
          <w:rFonts w:ascii="Times New Roman" w:hAnsi="Times New Roman" w:cs="Times New Roman"/>
          <w:sz w:val="22"/>
        </w:rPr>
        <w:t xml:space="preserve">. </w:t>
      </w:r>
      <w:r w:rsidR="006D659E">
        <w:rPr>
          <w:rFonts w:ascii="Times New Roman" w:hAnsi="Times New Roman" w:cs="Times New Roman"/>
          <w:sz w:val="22"/>
        </w:rPr>
        <w:t>The ETTAS is shown in the figure below</w:t>
      </w:r>
      <w:r w:rsidRPr="00E238B5">
        <w:rPr>
          <w:rFonts w:ascii="Times New Roman" w:hAnsi="Times New Roman" w:cs="Times New Roman"/>
          <w:sz w:val="22"/>
        </w:rPr>
        <w:t xml:space="preserve">. The ETTAS </w:t>
      </w:r>
      <w:r w:rsidR="005D291D">
        <w:rPr>
          <w:rFonts w:ascii="Times New Roman" w:hAnsi="Times New Roman" w:cs="Times New Roman"/>
          <w:sz w:val="22"/>
        </w:rPr>
        <w:t>can be set from room temperature to about 240 K</w:t>
      </w:r>
      <w:r w:rsidR="006D659E">
        <w:rPr>
          <w:rFonts w:ascii="Times New Roman" w:hAnsi="Times New Roman" w:cs="Times New Roman"/>
          <w:sz w:val="22"/>
        </w:rPr>
        <w:t>, and the size of the oil</w:t>
      </w:r>
      <w:r w:rsidR="003C75AE">
        <w:rPr>
          <w:rFonts w:ascii="Times New Roman" w:hAnsi="Times New Roman" w:cs="Times New Roman"/>
          <w:sz w:val="22"/>
        </w:rPr>
        <w:t xml:space="preserve"> heating area is 445 mm x 440 mm x 650 mm.</w:t>
      </w:r>
    </w:p>
    <w:p w14:paraId="60CCA494" w14:textId="77777777" w:rsidR="00872667" w:rsidRPr="002C3B95" w:rsidRDefault="00C14400" w:rsidP="00EC5F70">
      <w:pPr>
        <w:jc w:val="center"/>
        <w:rPr>
          <w:rFonts w:ascii="Times New Roman" w:hAnsi="Times New Roman" w:cs="Times New Roman"/>
        </w:rPr>
      </w:pPr>
      <w:r w:rsidRPr="002C3B95">
        <w:rPr>
          <w:rFonts w:ascii="Times New Roman" w:hAnsi="Times New Roman" w:cs="Times New Roman"/>
          <w:noProof/>
        </w:rPr>
        <w:drawing>
          <wp:inline distT="0" distB="0" distL="0" distR="0" wp14:anchorId="1EC1461C" wp14:editId="6C71FA3B">
            <wp:extent cx="2152650" cy="2695575"/>
            <wp:effectExtent l="0" t="0" r="0" b="9525"/>
            <wp:docPr id="624859136" name="Picture 52" descr="座る, 電子レンジ, テーブル, カウンター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座る, 電子レンジ, テーブル, カウンター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6149B" w14:textId="1CD8F448" w:rsidR="001523C7" w:rsidRPr="0049326B" w:rsidRDefault="001523C7" w:rsidP="00EC5F70">
      <w:pPr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</w:rPr>
        <w:t>3.5:</w:t>
      </w:r>
      <w:r w:rsidRPr="0049326B">
        <w:rPr>
          <w:rFonts w:ascii="Times New Roman" w:hAnsi="Times New Roman" w:cs="Times New Roman"/>
          <w:szCs w:val="21"/>
        </w:rPr>
        <w:t xml:space="preserve"> Appearance of the constant temperature dryer</w:t>
      </w:r>
    </w:p>
    <w:p w14:paraId="1EFB34B4" w14:textId="649A9AE2" w:rsidR="00872667" w:rsidRPr="003C75AE" w:rsidRDefault="00872667" w:rsidP="003C75AE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75AE">
        <w:rPr>
          <w:rFonts w:ascii="Times New Roman" w:hAnsi="Times New Roman" w:cs="Times New Roman"/>
          <w:b/>
          <w:bCs/>
          <w:sz w:val="28"/>
          <w:szCs w:val="28"/>
        </w:rPr>
        <w:t>Jig Dimensions</w:t>
      </w:r>
    </w:p>
    <w:p w14:paraId="4169F611" w14:textId="37C7165D" w:rsidR="009A3DED" w:rsidRPr="003C75AE" w:rsidRDefault="0032345C" w:rsidP="003C75AE">
      <w:pPr>
        <w:ind w:firstLine="36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 jig is required to hold the CFRTP and oil in place while forming. The upper frame of the </w:t>
      </w:r>
      <w:proofErr w:type="gramStart"/>
      <w:r>
        <w:rPr>
          <w:rFonts w:ascii="Times New Roman" w:hAnsi="Times New Roman" w:cs="Times New Roman"/>
          <w:sz w:val="22"/>
        </w:rPr>
        <w:t>jig</w:t>
      </w:r>
      <w:proofErr w:type="gramEnd"/>
      <w:r>
        <w:rPr>
          <w:rFonts w:ascii="Times New Roman" w:hAnsi="Times New Roman" w:cs="Times New Roman"/>
          <w:sz w:val="22"/>
        </w:rPr>
        <w:t xml:space="preserve"> is removable and secures the CFRTP, improving work efficiency and safety. Figure X shows the dimensions and what the jig looks like</w:t>
      </w:r>
      <w:r w:rsidR="00D02811">
        <w:rPr>
          <w:rFonts w:ascii="Times New Roman" w:hAnsi="Times New Roman" w:cs="Times New Roman"/>
          <w:sz w:val="22"/>
        </w:rPr>
        <w:t>.</w:t>
      </w:r>
    </w:p>
    <w:p w14:paraId="71D919A5" w14:textId="764E4F88" w:rsidR="00872667" w:rsidRPr="0049326B" w:rsidRDefault="00440662" w:rsidP="00EC5F70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t xml:space="preserve">  </w:t>
      </w:r>
      <w:r w:rsidR="003C29AA" w:rsidRPr="003C29AA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479B052" wp14:editId="186D97CA">
            <wp:extent cx="3810000" cy="3810000"/>
            <wp:effectExtent l="0" t="0" r="0" b="0"/>
            <wp:docPr id="1413691669" name="Picture 1" descr="A blue square with white circles and black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1669" name="Picture 1" descr="A blue square with white circles and black circl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5629" cy="381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857A" w14:textId="54480146" w:rsidR="009A3DED" w:rsidRDefault="009A3DED" w:rsidP="00EC5F70">
      <w:pPr>
        <w:jc w:val="center"/>
        <w:rPr>
          <w:rFonts w:ascii="Times New Roman" w:hAnsi="Times New Roman" w:cs="Times New Roman"/>
          <w:szCs w:val="21"/>
        </w:rPr>
      </w:pPr>
      <w:commentRangeStart w:id="16"/>
      <w:r w:rsidRPr="0049326B">
        <w:rPr>
          <w:rFonts w:ascii="Times New Roman" w:hAnsi="Times New Roman" w:cs="Times New Roman"/>
          <w:szCs w:val="21"/>
        </w:rPr>
        <w:t xml:space="preserve">Figure </w:t>
      </w:r>
      <w:r w:rsidR="00282A7B" w:rsidRPr="0049326B">
        <w:rPr>
          <w:rFonts w:ascii="Times New Roman" w:hAnsi="Times New Roman" w:cs="Times New Roman"/>
          <w:szCs w:val="21"/>
        </w:rPr>
        <w:t>3.6:</w:t>
      </w:r>
      <w:r w:rsidRPr="0049326B">
        <w:rPr>
          <w:rFonts w:ascii="Times New Roman" w:hAnsi="Times New Roman" w:cs="Times New Roman"/>
          <w:szCs w:val="21"/>
        </w:rPr>
        <w:t xml:space="preserve"> Jig dimensions</w:t>
      </w:r>
      <w:commentRangeEnd w:id="16"/>
      <w:r w:rsidR="00876C1E">
        <w:rPr>
          <w:rStyle w:val="CommentReference"/>
        </w:rPr>
        <w:commentReference w:id="16"/>
      </w:r>
    </w:p>
    <w:p w14:paraId="3E1D190B" w14:textId="77777777" w:rsidR="00FF1F09" w:rsidRPr="0049326B" w:rsidRDefault="00FF1F09" w:rsidP="00EC5F70">
      <w:pPr>
        <w:jc w:val="center"/>
        <w:rPr>
          <w:rFonts w:ascii="Times New Roman" w:hAnsi="Times New Roman" w:cs="Times New Roman"/>
          <w:szCs w:val="21"/>
        </w:rPr>
      </w:pPr>
    </w:p>
    <w:p w14:paraId="51469DB8" w14:textId="77777777" w:rsidR="00287EA9" w:rsidRPr="008D51CB" w:rsidRDefault="00287EA9" w:rsidP="008D51CB">
      <w:pPr>
        <w:ind w:left="360"/>
        <w:jc w:val="center"/>
        <w:rPr>
          <w:rFonts w:ascii="Times New Roman" w:hAnsi="Times New Roman" w:cs="Times New Roman"/>
        </w:rPr>
      </w:pPr>
      <w:r w:rsidRPr="002C3B95">
        <w:rPr>
          <w:noProof/>
        </w:rPr>
        <w:drawing>
          <wp:inline distT="0" distB="0" distL="0" distR="0" wp14:anchorId="59DCD409" wp14:editId="2B27FA46">
            <wp:extent cx="2536190" cy="3381375"/>
            <wp:effectExtent l="0" t="0" r="0" b="9525"/>
            <wp:docPr id="1630892913" name="Picture 46" descr="屋内, 金属, キッチン, 機械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屋内, 金属, キッチン, 機械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D701C2" w14:textId="5E1DAD9A" w:rsidR="00287EA9" w:rsidRPr="0049326B" w:rsidRDefault="00282A7B" w:rsidP="00EC5F70">
      <w:pPr>
        <w:jc w:val="center"/>
        <w:rPr>
          <w:rFonts w:ascii="Times New Roman" w:hAnsi="Times New Roman" w:cs="Times New Roman"/>
          <w:szCs w:val="21"/>
        </w:rPr>
      </w:pPr>
      <w:r w:rsidRPr="0049326B">
        <w:rPr>
          <w:rFonts w:ascii="Times New Roman" w:hAnsi="Times New Roman" w:cs="Times New Roman"/>
          <w:szCs w:val="21"/>
        </w:rPr>
        <w:t>Figure 3.7:</w:t>
      </w:r>
      <w:r w:rsidR="00287EA9" w:rsidRPr="0049326B">
        <w:rPr>
          <w:rFonts w:ascii="Times New Roman" w:hAnsi="Times New Roman" w:cs="Times New Roman"/>
          <w:szCs w:val="21"/>
        </w:rPr>
        <w:t xml:space="preserve"> Jig arrangement (actual)</w:t>
      </w:r>
    </w:p>
    <w:p w14:paraId="0887E65A" w14:textId="1F741682" w:rsidR="009F2C00" w:rsidRPr="00736EFE" w:rsidRDefault="00E52E5B" w:rsidP="00EC5F70">
      <w:pPr>
        <w:rPr>
          <w:rFonts w:ascii="Times New Roman" w:hAnsi="Times New Roman" w:cs="Times New Roman"/>
          <w:sz w:val="40"/>
          <w:szCs w:val="44"/>
        </w:rPr>
      </w:pPr>
      <w:r w:rsidRPr="00736EFE">
        <w:rPr>
          <w:rFonts w:ascii="Times New Roman" w:hAnsi="Times New Roman" w:cs="Times New Roman"/>
          <w:sz w:val="40"/>
          <w:szCs w:val="44"/>
        </w:rPr>
        <w:lastRenderedPageBreak/>
        <w:t xml:space="preserve">Chapter 4: </w:t>
      </w:r>
      <w:r w:rsidR="007B368B" w:rsidRPr="00736EFE">
        <w:rPr>
          <w:rFonts w:ascii="Times New Roman" w:hAnsi="Times New Roman" w:cs="Times New Roman"/>
          <w:sz w:val="40"/>
          <w:szCs w:val="44"/>
        </w:rPr>
        <w:t>Toolpath generation</w:t>
      </w:r>
      <w:r w:rsidR="00436465" w:rsidRPr="00736EFE">
        <w:rPr>
          <w:rFonts w:ascii="Times New Roman" w:hAnsi="Times New Roman" w:cs="Times New Roman"/>
          <w:sz w:val="40"/>
          <w:szCs w:val="44"/>
        </w:rPr>
        <w:t xml:space="preserve"> </w:t>
      </w:r>
    </w:p>
    <w:p w14:paraId="08FA33DA" w14:textId="564A40D7" w:rsidR="004E314C" w:rsidRPr="00D02811" w:rsidRDefault="00A234B5" w:rsidP="00D02811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D02811">
        <w:rPr>
          <w:rFonts w:ascii="Times New Roman" w:hAnsi="Times New Roman" w:cs="Times New Roman"/>
          <w:b/>
          <w:bCs/>
          <w:sz w:val="22"/>
          <w:szCs w:val="24"/>
        </w:rPr>
        <w:t>Breakdown of the program</w:t>
      </w:r>
    </w:p>
    <w:p w14:paraId="4D71E27F" w14:textId="3DCB2283" w:rsidR="00B93804" w:rsidRPr="00D02811" w:rsidRDefault="0049326B" w:rsidP="004757A3">
      <w:pPr>
        <w:ind w:firstLine="36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Python is used to develop the CAM system for the toolpath generation because it was</w:t>
      </w:r>
      <w:r w:rsidR="00834E01" w:rsidRPr="00D02811">
        <w:rPr>
          <w:rFonts w:ascii="Times New Roman" w:hAnsi="Times New Roman" w:cs="Times New Roman"/>
          <w:sz w:val="22"/>
          <w:szCs w:val="24"/>
        </w:rPr>
        <w:t xml:space="preserve"> mentioned in the previous chapter. The</w:t>
      </w:r>
      <w:r w:rsidR="00725A6F" w:rsidRPr="00D02811">
        <w:rPr>
          <w:rFonts w:ascii="Times New Roman" w:hAnsi="Times New Roman" w:cs="Times New Roman"/>
          <w:sz w:val="22"/>
          <w:szCs w:val="24"/>
        </w:rPr>
        <w:t xml:space="preserve"> CAM system </w:t>
      </w:r>
      <w:r w:rsidR="004757A3" w:rsidRPr="00D02811">
        <w:rPr>
          <w:rFonts w:ascii="Times New Roman" w:hAnsi="Times New Roman" w:cs="Times New Roman"/>
          <w:sz w:val="22"/>
          <w:szCs w:val="24"/>
        </w:rPr>
        <w:t>below</w:t>
      </w:r>
      <w:r w:rsidR="00725A6F" w:rsidRPr="00D02811">
        <w:rPr>
          <w:rFonts w:ascii="Times New Roman" w:hAnsi="Times New Roman" w:cs="Times New Roman"/>
          <w:sz w:val="22"/>
          <w:szCs w:val="24"/>
        </w:rPr>
        <w:t xml:space="preserve"> is based </w:t>
      </w:r>
      <w:r>
        <w:rPr>
          <w:rFonts w:ascii="Times New Roman" w:hAnsi="Times New Roman" w:cs="Times New Roman"/>
          <w:sz w:val="22"/>
          <w:szCs w:val="24"/>
        </w:rPr>
        <w:t xml:space="preserve">on </w:t>
      </w:r>
      <w:r w:rsidR="006D659E">
        <w:rPr>
          <w:rFonts w:ascii="Times New Roman" w:hAnsi="Times New Roman" w:cs="Times New Roman"/>
          <w:sz w:val="22"/>
          <w:szCs w:val="24"/>
        </w:rPr>
        <w:t xml:space="preserve">the </w:t>
      </w:r>
      <w:r w:rsidR="00B62AA2">
        <w:rPr>
          <w:rFonts w:ascii="Times New Roman" w:hAnsi="Times New Roman" w:cs="Times New Roman"/>
          <w:sz w:val="22"/>
          <w:szCs w:val="24"/>
        </w:rPr>
        <w:t>earlier</w:t>
      </w:r>
      <w:r>
        <w:rPr>
          <w:rFonts w:ascii="Times New Roman" w:hAnsi="Times New Roman" w:cs="Times New Roman"/>
          <w:sz w:val="22"/>
          <w:szCs w:val="24"/>
        </w:rPr>
        <w:t xml:space="preserve"> research’s CAM system</w:t>
      </w:r>
      <w:r w:rsidR="006D659E">
        <w:rPr>
          <w:rFonts w:ascii="Times New Roman" w:hAnsi="Times New Roman" w:cs="Times New Roman"/>
          <w:sz w:val="22"/>
          <w:szCs w:val="24"/>
        </w:rPr>
        <w:t xml:space="preserve">; however, it was </w:t>
      </w:r>
      <w:r w:rsidR="0017033F" w:rsidRPr="00D02811">
        <w:rPr>
          <w:rFonts w:ascii="Times New Roman" w:hAnsi="Times New Roman" w:cs="Times New Roman"/>
          <w:sz w:val="22"/>
          <w:szCs w:val="24"/>
        </w:rPr>
        <w:t>adjusted for more complex shapes rather than just a truncated cone.</w:t>
      </w:r>
      <w:r w:rsidR="008E4919" w:rsidRPr="00D02811">
        <w:rPr>
          <w:rFonts w:ascii="Times New Roman" w:hAnsi="Times New Roman" w:cs="Times New Roman"/>
          <w:sz w:val="22"/>
          <w:szCs w:val="24"/>
        </w:rPr>
        <w:t xml:space="preserve"> The following code is </w:t>
      </w:r>
      <w:r w:rsidR="002F7136" w:rsidRPr="00D02811">
        <w:rPr>
          <w:rFonts w:ascii="Times New Roman" w:hAnsi="Times New Roman" w:cs="Times New Roman"/>
          <w:sz w:val="22"/>
          <w:szCs w:val="24"/>
        </w:rPr>
        <w:t>divided into four simple sections</w:t>
      </w:r>
      <w:r>
        <w:rPr>
          <w:rFonts w:ascii="Times New Roman" w:hAnsi="Times New Roman" w:cs="Times New Roman"/>
          <w:sz w:val="22"/>
          <w:szCs w:val="24"/>
        </w:rPr>
        <w:t>,</w:t>
      </w:r>
      <w:r w:rsidR="002F7136" w:rsidRPr="00D02811">
        <w:rPr>
          <w:rFonts w:ascii="Times New Roman" w:hAnsi="Times New Roman" w:cs="Times New Roman"/>
          <w:sz w:val="22"/>
          <w:szCs w:val="24"/>
        </w:rPr>
        <w:t xml:space="preserve"> which will be explained in the following sections. </w:t>
      </w:r>
    </w:p>
    <w:p w14:paraId="6AAB0089" w14:textId="2D02D8DF" w:rsidR="002F7136" w:rsidRDefault="002E7226" w:rsidP="004757A3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 w:rsidRPr="004757A3">
        <w:rPr>
          <w:rFonts w:ascii="Times New Roman" w:hAnsi="Times New Roman" w:cs="Times New Roman"/>
          <w:sz w:val="22"/>
          <w:szCs w:val="24"/>
        </w:rPr>
        <w:t>The general flow of the program goes like this</w:t>
      </w:r>
      <w:r w:rsidR="0041088B" w:rsidRPr="004757A3">
        <w:rPr>
          <w:rFonts w:ascii="Times New Roman" w:hAnsi="Times New Roman" w:cs="Times New Roman"/>
          <w:sz w:val="22"/>
          <w:szCs w:val="24"/>
        </w:rPr>
        <w:t xml:space="preserve">. Import the STL data from the design software-&gt; </w:t>
      </w:r>
      <w:r w:rsidR="005D2C81" w:rsidRPr="004757A3">
        <w:rPr>
          <w:rFonts w:ascii="Times New Roman" w:hAnsi="Times New Roman" w:cs="Times New Roman"/>
          <w:sz w:val="22"/>
          <w:szCs w:val="24"/>
        </w:rPr>
        <w:t>setup of the variables</w:t>
      </w:r>
      <w:r w:rsidR="006F4ECD" w:rsidRPr="004757A3">
        <w:rPr>
          <w:rFonts w:ascii="Times New Roman" w:hAnsi="Times New Roman" w:cs="Times New Roman"/>
          <w:sz w:val="22"/>
          <w:szCs w:val="24"/>
        </w:rPr>
        <w:t>, libraries, and tool path logic -&gt; toolpath generation</w:t>
      </w:r>
      <w:r w:rsidR="008308DD" w:rsidRPr="004757A3">
        <w:rPr>
          <w:rFonts w:ascii="Times New Roman" w:hAnsi="Times New Roman" w:cs="Times New Roman"/>
          <w:sz w:val="22"/>
          <w:szCs w:val="24"/>
        </w:rPr>
        <w:t xml:space="preserve"> and g-code conversion-&gt; compiling and finishing </w:t>
      </w:r>
      <w:proofErr w:type="gramStart"/>
      <w:r w:rsidR="008308DD" w:rsidRPr="004757A3">
        <w:rPr>
          <w:rFonts w:ascii="Times New Roman" w:hAnsi="Times New Roman" w:cs="Times New Roman"/>
          <w:sz w:val="22"/>
          <w:szCs w:val="24"/>
        </w:rPr>
        <w:t>touches</w:t>
      </w:r>
      <w:r w:rsidR="0049326B">
        <w:rPr>
          <w:rFonts w:ascii="Times New Roman" w:hAnsi="Times New Roman" w:cs="Times New Roman"/>
          <w:sz w:val="22"/>
          <w:szCs w:val="24"/>
        </w:rPr>
        <w:t>, and</w:t>
      </w:r>
      <w:proofErr w:type="gramEnd"/>
      <w:r w:rsidR="0049326B">
        <w:rPr>
          <w:rFonts w:ascii="Times New Roman" w:hAnsi="Times New Roman" w:cs="Times New Roman"/>
          <w:sz w:val="22"/>
          <w:szCs w:val="24"/>
        </w:rPr>
        <w:t xml:space="preserve"> can be shown in the figure below</w:t>
      </w:r>
      <w:r w:rsidR="004757A3">
        <w:rPr>
          <w:rFonts w:ascii="Times New Roman" w:hAnsi="Times New Roman" w:cs="Times New Roman"/>
          <w:sz w:val="22"/>
          <w:szCs w:val="24"/>
        </w:rPr>
        <w:t xml:space="preserve">. </w:t>
      </w:r>
    </w:p>
    <w:p w14:paraId="038D77F7" w14:textId="6146A1E0" w:rsidR="0049326B" w:rsidRDefault="00296F89" w:rsidP="00FF3A04">
      <w:pPr>
        <w:ind w:firstLine="360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noProof/>
          <w:sz w:val="22"/>
          <w:szCs w:val="24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F50CD6D" wp14:editId="4A09275E">
            <wp:simplePos x="0" y="0"/>
            <wp:positionH relativeFrom="column">
              <wp:posOffset>-473075</wp:posOffset>
            </wp:positionH>
            <wp:positionV relativeFrom="paragraph">
              <wp:posOffset>265430</wp:posOffset>
            </wp:positionV>
            <wp:extent cx="6700114" cy="833527"/>
            <wp:effectExtent l="0" t="0" r="5715" b="24130"/>
            <wp:wrapTopAndBottom/>
            <wp:docPr id="1196188223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anchor>
        </w:drawing>
      </w:r>
    </w:p>
    <w:p w14:paraId="2CE7EA27" w14:textId="77777777" w:rsidR="00296F89" w:rsidRDefault="00296F89" w:rsidP="00296F89">
      <w:pPr>
        <w:ind w:firstLine="360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Figure 4.1: General outline of CAM program</w:t>
      </w:r>
    </w:p>
    <w:p w14:paraId="779C5E3A" w14:textId="77777777" w:rsidR="00BF01BA" w:rsidRDefault="00BF01BA" w:rsidP="000C603C">
      <w:pPr>
        <w:jc w:val="left"/>
        <w:rPr>
          <w:rFonts w:ascii="Times New Roman" w:hAnsi="Times New Roman" w:cs="Times New Roman"/>
          <w:sz w:val="22"/>
          <w:szCs w:val="24"/>
        </w:rPr>
      </w:pPr>
    </w:p>
    <w:p w14:paraId="258FBAD4" w14:textId="0BC09EE5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proofErr w:type="gramStart"/>
      <w:r w:rsidRPr="002C61B9">
        <w:rPr>
          <w:rFonts w:ascii="Times New Roman" w:hAnsi="Times New Roman" w:cs="Times New Roman"/>
          <w:sz w:val="22"/>
        </w:rPr>
        <w:t>import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C61B9">
        <w:rPr>
          <w:rFonts w:ascii="Times New Roman" w:hAnsi="Times New Roman" w:cs="Times New Roman"/>
          <w:sz w:val="22"/>
        </w:rPr>
        <w:t>pyvista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as </w:t>
      </w:r>
      <w:proofErr w:type="spellStart"/>
      <w:r w:rsidRPr="002C61B9">
        <w:rPr>
          <w:rFonts w:ascii="Times New Roman" w:hAnsi="Times New Roman" w:cs="Times New Roman"/>
          <w:sz w:val="22"/>
        </w:rPr>
        <w:t>pv</w:t>
      </w:r>
      <w:proofErr w:type="spellEnd"/>
    </w:p>
    <w:p w14:paraId="15FF17AE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>import csv</w:t>
      </w:r>
    </w:p>
    <w:p w14:paraId="763C3EAE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>import pandas as pd</w:t>
      </w:r>
    </w:p>
    <w:p w14:paraId="003D9C91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proofErr w:type="gramStart"/>
      <w:r w:rsidRPr="002C61B9">
        <w:rPr>
          <w:rFonts w:ascii="Times New Roman" w:hAnsi="Times New Roman" w:cs="Times New Roman"/>
          <w:sz w:val="22"/>
        </w:rPr>
        <w:t>import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C61B9">
        <w:rPr>
          <w:rFonts w:ascii="Times New Roman" w:hAnsi="Times New Roman" w:cs="Times New Roman"/>
          <w:sz w:val="22"/>
        </w:rPr>
        <w:t>numpy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as np</w:t>
      </w:r>
    </w:p>
    <w:p w14:paraId="56AC03D2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from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scipy.spatial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 xml:space="preserve"> import </w:t>
      </w:r>
      <w:proofErr w:type="spellStart"/>
      <w:r w:rsidRPr="002C61B9">
        <w:rPr>
          <w:rFonts w:ascii="Times New Roman" w:hAnsi="Times New Roman" w:cs="Times New Roman"/>
          <w:sz w:val="22"/>
        </w:rPr>
        <w:t>ConvexHull</w:t>
      </w:r>
      <w:proofErr w:type="spellEnd"/>
    </w:p>
    <w:p w14:paraId="201B8262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from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scipy.spatial</w:t>
      </w:r>
      <w:proofErr w:type="gramEnd"/>
      <w:r w:rsidRPr="002C61B9">
        <w:rPr>
          <w:rFonts w:ascii="Times New Roman" w:hAnsi="Times New Roman" w:cs="Times New Roman"/>
          <w:sz w:val="22"/>
        </w:rPr>
        <w:t>.distance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import </w:t>
      </w:r>
      <w:proofErr w:type="spellStart"/>
      <w:r w:rsidRPr="002C61B9">
        <w:rPr>
          <w:rFonts w:ascii="Times New Roman" w:hAnsi="Times New Roman" w:cs="Times New Roman"/>
          <w:sz w:val="22"/>
        </w:rPr>
        <w:t>pdist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C61B9">
        <w:rPr>
          <w:rFonts w:ascii="Times New Roman" w:hAnsi="Times New Roman" w:cs="Times New Roman"/>
          <w:sz w:val="22"/>
        </w:rPr>
        <w:t>squareform</w:t>
      </w:r>
      <w:proofErr w:type="spellEnd"/>
    </w:p>
    <w:p w14:paraId="5A65AB76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from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scipy.optimize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 xml:space="preserve"> import </w:t>
      </w:r>
      <w:proofErr w:type="spellStart"/>
      <w:r w:rsidRPr="002C61B9">
        <w:rPr>
          <w:rFonts w:ascii="Times New Roman" w:hAnsi="Times New Roman" w:cs="Times New Roman"/>
          <w:sz w:val="22"/>
        </w:rPr>
        <w:t>linear_sum_assignment</w:t>
      </w:r>
      <w:proofErr w:type="spellEnd"/>
    </w:p>
    <w:p w14:paraId="096FC11C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</w:p>
    <w:p w14:paraId="1F501096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mesh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pv.read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('freeform_test_17.stl')</w:t>
      </w:r>
    </w:p>
    <w:p w14:paraId="5D9913EC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mesh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mesh.subdivide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(2)</w:t>
      </w:r>
    </w:p>
    <w:p w14:paraId="549E1EDF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points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mesh.points</w:t>
      </w:r>
      <w:proofErr w:type="spellEnd"/>
      <w:proofErr w:type="gramEnd"/>
    </w:p>
    <w:p w14:paraId="51133E8E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</w:p>
    <w:p w14:paraId="6A53BCDA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pd.options</w:t>
      </w:r>
      <w:proofErr w:type="gramEnd"/>
      <w:r w:rsidRPr="002C61B9">
        <w:rPr>
          <w:rFonts w:ascii="Times New Roman" w:hAnsi="Times New Roman" w:cs="Times New Roman"/>
          <w:sz w:val="22"/>
        </w:rPr>
        <w:t>.</w:t>
      </w:r>
      <w:proofErr w:type="gramStart"/>
      <w:r w:rsidRPr="002C61B9">
        <w:rPr>
          <w:rFonts w:ascii="Times New Roman" w:hAnsi="Times New Roman" w:cs="Times New Roman"/>
          <w:sz w:val="22"/>
        </w:rPr>
        <w:t>mode.copy</w:t>
      </w:r>
      <w:proofErr w:type="gramEnd"/>
      <w:r w:rsidRPr="002C61B9">
        <w:rPr>
          <w:rFonts w:ascii="Times New Roman" w:hAnsi="Times New Roman" w:cs="Times New Roman"/>
          <w:sz w:val="22"/>
        </w:rPr>
        <w:t>_on_write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True</w:t>
      </w:r>
    </w:p>
    <w:p w14:paraId="2980ED49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</w:p>
    <w:p w14:paraId="521BC72F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with </w:t>
      </w:r>
      <w:proofErr w:type="gramStart"/>
      <w:r w:rsidRPr="002C61B9">
        <w:rPr>
          <w:rFonts w:ascii="Times New Roman" w:hAnsi="Times New Roman" w:cs="Times New Roman"/>
          <w:sz w:val="22"/>
        </w:rPr>
        <w:t>open(</w:t>
      </w:r>
      <w:proofErr w:type="gramEnd"/>
      <w:r w:rsidRPr="002C61B9">
        <w:rPr>
          <w:rFonts w:ascii="Times New Roman" w:hAnsi="Times New Roman" w:cs="Times New Roman"/>
          <w:sz w:val="22"/>
        </w:rPr>
        <w:t>'dots.csv', 'w') as f:</w:t>
      </w:r>
    </w:p>
    <w:p w14:paraId="0EB542B9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csv.writer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(f</w:t>
      </w:r>
      <w:proofErr w:type="gramStart"/>
      <w:r w:rsidRPr="002C61B9">
        <w:rPr>
          <w:rFonts w:ascii="Times New Roman" w:hAnsi="Times New Roman" w:cs="Times New Roman"/>
          <w:sz w:val="22"/>
        </w:rPr>
        <w:t>).</w:t>
      </w:r>
      <w:proofErr w:type="spellStart"/>
      <w:r w:rsidRPr="002C61B9">
        <w:rPr>
          <w:rFonts w:ascii="Times New Roman" w:hAnsi="Times New Roman" w:cs="Times New Roman"/>
          <w:sz w:val="22"/>
        </w:rPr>
        <w:t>writerows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(points)</w:t>
      </w:r>
    </w:p>
    <w:p w14:paraId="5ACD7538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pd.read</w:t>
      </w:r>
      <w:proofErr w:type="gramEnd"/>
      <w:r w:rsidRPr="002C61B9">
        <w:rPr>
          <w:rFonts w:ascii="Times New Roman" w:hAnsi="Times New Roman" w:cs="Times New Roman"/>
          <w:sz w:val="22"/>
        </w:rPr>
        <w:t>_</w:t>
      </w:r>
      <w:proofErr w:type="gramStart"/>
      <w:r w:rsidRPr="002C61B9">
        <w:rPr>
          <w:rFonts w:ascii="Times New Roman" w:hAnsi="Times New Roman" w:cs="Times New Roman"/>
          <w:sz w:val="22"/>
        </w:rPr>
        <w:t>csv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gramEnd"/>
      <w:r w:rsidRPr="002C61B9">
        <w:rPr>
          <w:rFonts w:ascii="Times New Roman" w:hAnsi="Times New Roman" w:cs="Times New Roman"/>
          <w:sz w:val="22"/>
        </w:rPr>
        <w:t>'dots.csv', header=None, names</w:t>
      </w:r>
      <w:proofErr w:type="gramStart"/>
      <w:r w:rsidRPr="002C61B9">
        <w:rPr>
          <w:rFonts w:ascii="Times New Roman" w:hAnsi="Times New Roman" w:cs="Times New Roman"/>
          <w:sz w:val="22"/>
        </w:rPr>
        <w:t>=[</w:t>
      </w:r>
      <w:proofErr w:type="gramEnd"/>
      <w:r w:rsidRPr="002C61B9">
        <w:rPr>
          <w:rFonts w:ascii="Times New Roman" w:hAnsi="Times New Roman" w:cs="Times New Roman"/>
          <w:sz w:val="22"/>
        </w:rPr>
        <w:t>'x', 'y', 'z']</w:t>
      </w:r>
      <w:proofErr w:type="gramStart"/>
      <w:r w:rsidRPr="002C61B9">
        <w:rPr>
          <w:rFonts w:ascii="Times New Roman" w:hAnsi="Times New Roman" w:cs="Times New Roman"/>
          <w:sz w:val="22"/>
        </w:rPr>
        <w:t>).</w:t>
      </w:r>
      <w:proofErr w:type="spellStart"/>
      <w:r w:rsidRPr="002C61B9">
        <w:rPr>
          <w:rFonts w:ascii="Times New Roman" w:hAnsi="Times New Roman" w:cs="Times New Roman"/>
          <w:sz w:val="22"/>
        </w:rPr>
        <w:t>dropna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()</w:t>
      </w:r>
    </w:p>
    <w:p w14:paraId="1716C029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</w:p>
    <w:p w14:paraId="5ED69E10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lastRenderedPageBreak/>
        <w:t>df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>[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['z'] &gt; 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>['z'</w:t>
      </w:r>
      <w:proofErr w:type="gramStart"/>
      <w:r w:rsidRPr="002C61B9">
        <w:rPr>
          <w:rFonts w:ascii="Times New Roman" w:hAnsi="Times New Roman" w:cs="Times New Roman"/>
          <w:sz w:val="22"/>
        </w:rPr>
        <w:t>].min</w:t>
      </w:r>
      <w:proofErr w:type="gramEnd"/>
      <w:r w:rsidRPr="002C61B9">
        <w:rPr>
          <w:rFonts w:ascii="Times New Roman" w:hAnsi="Times New Roman" w:cs="Times New Roman"/>
          <w:sz w:val="22"/>
        </w:rPr>
        <w:t>() + 0.1]</w:t>
      </w:r>
    </w:p>
    <w:p w14:paraId="6A7ABC5A" w14:textId="77777777" w:rsidR="000C603C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</w:p>
    <w:p w14:paraId="099EDA9C" w14:textId="0198C229" w:rsidR="009B1EC2" w:rsidRPr="002C61B9" w:rsidRDefault="000C603C" w:rsidP="000C603C">
      <w:pPr>
        <w:jc w:val="left"/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layer_spacing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0.2 </w:t>
      </w:r>
    </w:p>
    <w:p w14:paraId="52754EAB" w14:textId="46E99250" w:rsidR="004E7434" w:rsidRDefault="004E7434" w:rsidP="00EC5F70">
      <w:pPr>
        <w:jc w:val="center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Figure </w:t>
      </w:r>
      <w:r w:rsidR="0049326B" w:rsidRPr="002C61B9">
        <w:rPr>
          <w:rFonts w:ascii="Times New Roman" w:hAnsi="Times New Roman" w:cs="Times New Roman"/>
          <w:sz w:val="22"/>
        </w:rPr>
        <w:t>4.2:</w:t>
      </w:r>
      <w:r w:rsidRPr="002C61B9">
        <w:rPr>
          <w:rFonts w:ascii="Times New Roman" w:hAnsi="Times New Roman" w:cs="Times New Roman"/>
          <w:sz w:val="22"/>
        </w:rPr>
        <w:t xml:space="preserve"> Variables and library setup</w:t>
      </w:r>
    </w:p>
    <w:p w14:paraId="05CBBF4B" w14:textId="77777777" w:rsidR="002C61B9" w:rsidRPr="002C61B9" w:rsidRDefault="002C61B9" w:rsidP="00EC5F70">
      <w:pPr>
        <w:jc w:val="center"/>
        <w:rPr>
          <w:rFonts w:ascii="Times New Roman" w:hAnsi="Times New Roman" w:cs="Times New Roman"/>
          <w:sz w:val="22"/>
        </w:rPr>
      </w:pPr>
    </w:p>
    <w:p w14:paraId="1308CE02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2C61B9">
        <w:rPr>
          <w:rFonts w:ascii="Times New Roman" w:hAnsi="Times New Roman" w:cs="Times New Roman"/>
          <w:sz w:val="22"/>
        </w:rPr>
        <w:t>enforce_layer_</w:t>
      </w:r>
      <w:proofErr w:type="gramStart"/>
      <w:r w:rsidRPr="002C61B9">
        <w:rPr>
          <w:rFonts w:ascii="Times New Roman" w:hAnsi="Times New Roman" w:cs="Times New Roman"/>
          <w:sz w:val="22"/>
        </w:rPr>
        <w:t>spacing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proofErr w:type="gramEnd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C61B9">
        <w:rPr>
          <w:rFonts w:ascii="Times New Roman" w:hAnsi="Times New Roman" w:cs="Times New Roman"/>
          <w:sz w:val="22"/>
        </w:rPr>
        <w:t>layer_spacing</w:t>
      </w:r>
      <w:proofErr w:type="spellEnd"/>
      <w:r w:rsidRPr="002C61B9">
        <w:rPr>
          <w:rFonts w:ascii="Times New Roman" w:hAnsi="Times New Roman" w:cs="Times New Roman"/>
          <w:sz w:val="22"/>
        </w:rPr>
        <w:t>):</w:t>
      </w:r>
    </w:p>
    <w:p w14:paraId="53D3D42E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</w:rPr>
        <w:t>z_min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>['z'</w:t>
      </w:r>
      <w:proofErr w:type="gramStart"/>
      <w:r w:rsidRPr="002C61B9">
        <w:rPr>
          <w:rFonts w:ascii="Times New Roman" w:hAnsi="Times New Roman" w:cs="Times New Roman"/>
          <w:sz w:val="22"/>
        </w:rPr>
        <w:t>].min</w:t>
      </w:r>
      <w:proofErr w:type="gramEnd"/>
      <w:r w:rsidRPr="002C61B9">
        <w:rPr>
          <w:rFonts w:ascii="Times New Roman" w:hAnsi="Times New Roman" w:cs="Times New Roman"/>
          <w:sz w:val="22"/>
        </w:rPr>
        <w:t>()</w:t>
      </w:r>
    </w:p>
    <w:p w14:paraId="007FBE0F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layers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np.arange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z_min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>['z'].</w:t>
      </w:r>
      <w:proofErr w:type="gramStart"/>
      <w:r w:rsidRPr="002C61B9">
        <w:rPr>
          <w:rFonts w:ascii="Times New Roman" w:hAnsi="Times New Roman" w:cs="Times New Roman"/>
          <w:sz w:val="22"/>
        </w:rPr>
        <w:t>max(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) + </w:t>
      </w:r>
      <w:proofErr w:type="spellStart"/>
      <w:r w:rsidRPr="002C61B9">
        <w:rPr>
          <w:rFonts w:ascii="Times New Roman" w:hAnsi="Times New Roman" w:cs="Times New Roman"/>
          <w:sz w:val="22"/>
        </w:rPr>
        <w:t>layer_spacing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C61B9">
        <w:rPr>
          <w:rFonts w:ascii="Times New Roman" w:hAnsi="Times New Roman" w:cs="Times New Roman"/>
          <w:sz w:val="22"/>
        </w:rPr>
        <w:t>layer_spacing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) </w:t>
      </w:r>
    </w:p>
    <w:p w14:paraId="3FAAF4A8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>['z'] = layers[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np.argmin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np.abs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>['z'</w:t>
      </w:r>
      <w:proofErr w:type="gramStart"/>
      <w:r w:rsidRPr="002C61B9">
        <w:rPr>
          <w:rFonts w:ascii="Times New Roman" w:hAnsi="Times New Roman" w:cs="Times New Roman"/>
          <w:sz w:val="22"/>
        </w:rPr>
        <w:t>].values[:,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None] - layers), axis=1)]</w:t>
      </w:r>
    </w:p>
    <w:p w14:paraId="1C789525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return </w:t>
      </w: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</w:p>
    <w:p w14:paraId="58FE6FA7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</w:p>
    <w:p w14:paraId="340E30E3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</w:rPr>
        <w:t>enforce_layer_</w:t>
      </w:r>
      <w:proofErr w:type="gramStart"/>
      <w:r w:rsidRPr="002C61B9">
        <w:rPr>
          <w:rFonts w:ascii="Times New Roman" w:hAnsi="Times New Roman" w:cs="Times New Roman"/>
          <w:sz w:val="22"/>
        </w:rPr>
        <w:t>spacing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proofErr w:type="gramEnd"/>
      <w:r w:rsidRPr="002C61B9">
        <w:rPr>
          <w:rFonts w:ascii="Times New Roman" w:hAnsi="Times New Roman" w:cs="Times New Roman"/>
          <w:sz w:val="22"/>
        </w:rPr>
        <w:t>df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C61B9">
        <w:rPr>
          <w:rFonts w:ascii="Times New Roman" w:hAnsi="Times New Roman" w:cs="Times New Roman"/>
          <w:sz w:val="22"/>
        </w:rPr>
        <w:t>layer_spacing</w:t>
      </w:r>
      <w:proofErr w:type="spellEnd"/>
      <w:r w:rsidRPr="002C61B9">
        <w:rPr>
          <w:rFonts w:ascii="Times New Roman" w:hAnsi="Times New Roman" w:cs="Times New Roman"/>
          <w:sz w:val="22"/>
        </w:rPr>
        <w:t>)</w:t>
      </w:r>
    </w:p>
    <w:p w14:paraId="1F76386D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</w:p>
    <w:p w14:paraId="155F7DC6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2C61B9">
        <w:rPr>
          <w:rFonts w:ascii="Times New Roman" w:hAnsi="Times New Roman" w:cs="Times New Roman"/>
          <w:sz w:val="22"/>
        </w:rPr>
        <w:t>is_circular_</w:t>
      </w:r>
      <w:proofErr w:type="gramStart"/>
      <w:r w:rsidRPr="002C61B9">
        <w:rPr>
          <w:rFonts w:ascii="Times New Roman" w:hAnsi="Times New Roman" w:cs="Times New Roman"/>
          <w:sz w:val="22"/>
        </w:rPr>
        <w:t>shape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gramEnd"/>
      <w:r w:rsidRPr="002C61B9">
        <w:rPr>
          <w:rFonts w:ascii="Times New Roman" w:hAnsi="Times New Roman" w:cs="Times New Roman"/>
          <w:sz w:val="22"/>
        </w:rPr>
        <w:t>points, tolerance=0.1):</w:t>
      </w:r>
    </w:p>
    <w:p w14:paraId="0B68D60C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center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points.mean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(axis=0)</w:t>
      </w:r>
    </w:p>
    <w:p w14:paraId="4FE837EA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distances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np.linalg</w:t>
      </w:r>
      <w:proofErr w:type="gramEnd"/>
      <w:r w:rsidRPr="002C61B9">
        <w:rPr>
          <w:rFonts w:ascii="Times New Roman" w:hAnsi="Times New Roman" w:cs="Times New Roman"/>
          <w:sz w:val="22"/>
        </w:rPr>
        <w:t>.</w:t>
      </w:r>
      <w:proofErr w:type="gramStart"/>
      <w:r w:rsidRPr="002C61B9">
        <w:rPr>
          <w:rFonts w:ascii="Times New Roman" w:hAnsi="Times New Roman" w:cs="Times New Roman"/>
          <w:sz w:val="22"/>
        </w:rPr>
        <w:t>norm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gramEnd"/>
      <w:r w:rsidRPr="002C61B9">
        <w:rPr>
          <w:rFonts w:ascii="Times New Roman" w:hAnsi="Times New Roman" w:cs="Times New Roman"/>
          <w:sz w:val="22"/>
        </w:rPr>
        <w:t>points - center, axis=1)</w:t>
      </w:r>
    </w:p>
    <w:p w14:paraId="1AB5F6A2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return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np.abs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distances -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distances.mean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()).</w:t>
      </w:r>
      <w:proofErr w:type="gramStart"/>
      <w:r w:rsidRPr="002C61B9">
        <w:rPr>
          <w:rFonts w:ascii="Times New Roman" w:hAnsi="Times New Roman" w:cs="Times New Roman"/>
          <w:sz w:val="22"/>
        </w:rPr>
        <w:t>max(</w:t>
      </w:r>
      <w:proofErr w:type="gramEnd"/>
      <w:r w:rsidRPr="002C61B9">
        <w:rPr>
          <w:rFonts w:ascii="Times New Roman" w:hAnsi="Times New Roman" w:cs="Times New Roman"/>
          <w:sz w:val="22"/>
        </w:rPr>
        <w:t>) &lt; tolerance</w:t>
      </w:r>
    </w:p>
    <w:p w14:paraId="51C36A89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</w:p>
    <w:p w14:paraId="50DAE0C3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2C61B9">
        <w:rPr>
          <w:rFonts w:ascii="Times New Roman" w:hAnsi="Times New Roman" w:cs="Times New Roman"/>
          <w:sz w:val="22"/>
        </w:rPr>
        <w:t>solve_tsp</w:t>
      </w:r>
      <w:proofErr w:type="spellEnd"/>
      <w:r w:rsidRPr="002C61B9">
        <w:rPr>
          <w:rFonts w:ascii="Times New Roman" w:hAnsi="Times New Roman" w:cs="Times New Roman"/>
          <w:sz w:val="22"/>
        </w:rPr>
        <w:t>(points):</w:t>
      </w:r>
    </w:p>
    <w:p w14:paraId="77ED6E41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</w:rPr>
        <w:t>distance_matrix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</w:rPr>
        <w:t>squareform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pdist</w:t>
      </w:r>
      <w:proofErr w:type="spellEnd"/>
      <w:r w:rsidRPr="002C61B9">
        <w:rPr>
          <w:rFonts w:ascii="Times New Roman" w:hAnsi="Times New Roman" w:cs="Times New Roman"/>
          <w:sz w:val="22"/>
        </w:rPr>
        <w:t>(points))</w:t>
      </w:r>
    </w:p>
    <w:p w14:paraId="6AABB683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_, </w:t>
      </w:r>
      <w:proofErr w:type="spellStart"/>
      <w:r w:rsidRPr="002C61B9">
        <w:rPr>
          <w:rFonts w:ascii="Times New Roman" w:hAnsi="Times New Roman" w:cs="Times New Roman"/>
          <w:sz w:val="22"/>
        </w:rPr>
        <w:t>col_ind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</w:rPr>
        <w:t>linear_sum_assignment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distance_matrix</w:t>
      </w:r>
      <w:proofErr w:type="spellEnd"/>
      <w:r w:rsidRPr="002C61B9">
        <w:rPr>
          <w:rFonts w:ascii="Times New Roman" w:hAnsi="Times New Roman" w:cs="Times New Roman"/>
          <w:sz w:val="22"/>
        </w:rPr>
        <w:t>)</w:t>
      </w:r>
    </w:p>
    <w:p w14:paraId="5885A604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return </w:t>
      </w:r>
      <w:proofErr w:type="spellStart"/>
      <w:r w:rsidRPr="002C61B9">
        <w:rPr>
          <w:rFonts w:ascii="Times New Roman" w:hAnsi="Times New Roman" w:cs="Times New Roman"/>
          <w:sz w:val="22"/>
        </w:rPr>
        <w:t>col_ind</w:t>
      </w:r>
      <w:proofErr w:type="spellEnd"/>
    </w:p>
    <w:p w14:paraId="1A3ECCE9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</w:p>
    <w:p w14:paraId="7647B7DF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2C61B9">
        <w:rPr>
          <w:rFonts w:ascii="Times New Roman" w:hAnsi="Times New Roman" w:cs="Times New Roman"/>
          <w:sz w:val="22"/>
        </w:rPr>
        <w:t>sort_clockwise</w:t>
      </w:r>
      <w:proofErr w:type="spellEnd"/>
      <w:r w:rsidRPr="002C61B9">
        <w:rPr>
          <w:rFonts w:ascii="Times New Roman" w:hAnsi="Times New Roman" w:cs="Times New Roman"/>
          <w:sz w:val="22"/>
        </w:rPr>
        <w:t>(points):</w:t>
      </w:r>
    </w:p>
    <w:p w14:paraId="3865CCD0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center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points.mean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(axis=0)</w:t>
      </w:r>
    </w:p>
    <w:p w14:paraId="346F297F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angles = </w:t>
      </w:r>
      <w:proofErr w:type="gramStart"/>
      <w:r w:rsidRPr="002C61B9">
        <w:rPr>
          <w:rFonts w:ascii="Times New Roman" w:hAnsi="Times New Roman" w:cs="Times New Roman"/>
          <w:sz w:val="22"/>
        </w:rPr>
        <w:t>np.arctan</w:t>
      </w:r>
      <w:proofErr w:type="gramEnd"/>
      <w:r w:rsidRPr="002C61B9">
        <w:rPr>
          <w:rFonts w:ascii="Times New Roman" w:hAnsi="Times New Roman" w:cs="Times New Roman"/>
          <w:sz w:val="22"/>
        </w:rPr>
        <w:t>2(points</w:t>
      </w:r>
      <w:proofErr w:type="gramStart"/>
      <w:r w:rsidRPr="002C61B9">
        <w:rPr>
          <w:rFonts w:ascii="Times New Roman" w:hAnsi="Times New Roman" w:cs="Times New Roman"/>
          <w:sz w:val="22"/>
        </w:rPr>
        <w:t>[:,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1] - </w:t>
      </w:r>
      <w:proofErr w:type="gramStart"/>
      <w:r w:rsidRPr="002C61B9">
        <w:rPr>
          <w:rFonts w:ascii="Times New Roman" w:hAnsi="Times New Roman" w:cs="Times New Roman"/>
          <w:sz w:val="22"/>
        </w:rPr>
        <w:t>center[</w:t>
      </w:r>
      <w:proofErr w:type="gramEnd"/>
      <w:r w:rsidRPr="002C61B9">
        <w:rPr>
          <w:rFonts w:ascii="Times New Roman" w:hAnsi="Times New Roman" w:cs="Times New Roman"/>
          <w:sz w:val="22"/>
        </w:rPr>
        <w:t>1], points</w:t>
      </w:r>
      <w:proofErr w:type="gramStart"/>
      <w:r w:rsidRPr="002C61B9">
        <w:rPr>
          <w:rFonts w:ascii="Times New Roman" w:hAnsi="Times New Roman" w:cs="Times New Roman"/>
          <w:sz w:val="22"/>
        </w:rPr>
        <w:t>[:,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0] - </w:t>
      </w:r>
      <w:proofErr w:type="gramStart"/>
      <w:r w:rsidRPr="002C61B9">
        <w:rPr>
          <w:rFonts w:ascii="Times New Roman" w:hAnsi="Times New Roman" w:cs="Times New Roman"/>
          <w:sz w:val="22"/>
        </w:rPr>
        <w:t>center[</w:t>
      </w:r>
      <w:proofErr w:type="gramEnd"/>
      <w:r w:rsidRPr="002C61B9">
        <w:rPr>
          <w:rFonts w:ascii="Times New Roman" w:hAnsi="Times New Roman" w:cs="Times New Roman"/>
          <w:sz w:val="22"/>
        </w:rPr>
        <w:t>0])</w:t>
      </w:r>
    </w:p>
    <w:p w14:paraId="2797B020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return points[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np.argsort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(angles)]</w:t>
      </w:r>
    </w:p>
    <w:p w14:paraId="014C7DF1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</w:p>
    <w:p w14:paraId="6E883082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2C61B9">
        <w:rPr>
          <w:rFonts w:ascii="Times New Roman" w:hAnsi="Times New Roman" w:cs="Times New Roman"/>
          <w:sz w:val="22"/>
        </w:rPr>
        <w:t>process_circular_layer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</w:rPr>
        <w:t>):</w:t>
      </w:r>
    </w:p>
    <w:p w14:paraId="79B9E0A3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return </w:t>
      </w:r>
      <w:proofErr w:type="spellStart"/>
      <w:r w:rsidRPr="002C61B9">
        <w:rPr>
          <w:rFonts w:ascii="Times New Roman" w:hAnsi="Times New Roman" w:cs="Times New Roman"/>
          <w:sz w:val="22"/>
        </w:rPr>
        <w:t>sort_clockwise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</w:rPr>
        <w:t>)</w:t>
      </w:r>
    </w:p>
    <w:p w14:paraId="6AEBCADE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</w:p>
    <w:p w14:paraId="72D29803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def </w:t>
      </w:r>
      <w:proofErr w:type="spellStart"/>
      <w:r w:rsidRPr="002C61B9">
        <w:rPr>
          <w:rFonts w:ascii="Times New Roman" w:hAnsi="Times New Roman" w:cs="Times New Roman"/>
          <w:sz w:val="22"/>
        </w:rPr>
        <w:t>process_non_circular_layer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</w:rPr>
        <w:t>):</w:t>
      </w:r>
    </w:p>
    <w:p w14:paraId="141EA48D" w14:textId="77777777" w:rsidR="00D86ED8" w:rsidRPr="002C61B9" w:rsidRDefault="00D86ED8" w:rsidP="00D86ED8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</w:rPr>
        <w:t>tsp_order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</w:rPr>
        <w:t>solve_tsp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</w:rPr>
        <w:t>)</w:t>
      </w:r>
    </w:p>
    <w:p w14:paraId="4E05A377" w14:textId="6377AC12" w:rsidR="000C603C" w:rsidRPr="002C61B9" w:rsidRDefault="00D86ED8" w:rsidP="000C603C">
      <w:pPr>
        <w:jc w:val="left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return </w:t>
      </w:r>
      <w:proofErr w:type="spellStart"/>
      <w:r w:rsidRPr="002C61B9">
        <w:rPr>
          <w:rFonts w:ascii="Times New Roman" w:hAnsi="Times New Roman" w:cs="Times New Roman"/>
          <w:sz w:val="22"/>
        </w:rPr>
        <w:t>sort_clockwise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spellStart"/>
      <w:r w:rsidRPr="002C61B9">
        <w:rPr>
          <w:rFonts w:ascii="Times New Roman" w:hAnsi="Times New Roman" w:cs="Times New Roman"/>
          <w:sz w:val="22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</w:rPr>
        <w:t>[</w:t>
      </w:r>
      <w:proofErr w:type="spellStart"/>
      <w:r w:rsidRPr="002C61B9">
        <w:rPr>
          <w:rFonts w:ascii="Times New Roman" w:hAnsi="Times New Roman" w:cs="Times New Roman"/>
          <w:sz w:val="22"/>
        </w:rPr>
        <w:t>tsp_order</w:t>
      </w:r>
      <w:proofErr w:type="spellEnd"/>
      <w:r w:rsidRPr="002C61B9">
        <w:rPr>
          <w:rFonts w:ascii="Times New Roman" w:hAnsi="Times New Roman" w:cs="Times New Roman"/>
          <w:sz w:val="22"/>
        </w:rPr>
        <w:t>])</w:t>
      </w:r>
    </w:p>
    <w:p w14:paraId="4B8F781D" w14:textId="5B226819" w:rsidR="004E7434" w:rsidRPr="002C61B9" w:rsidRDefault="004E7434" w:rsidP="00EC5F70">
      <w:pPr>
        <w:jc w:val="center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Figure </w:t>
      </w:r>
      <w:r w:rsidR="0049326B" w:rsidRPr="002C61B9">
        <w:rPr>
          <w:rFonts w:ascii="Times New Roman" w:hAnsi="Times New Roman" w:cs="Times New Roman"/>
          <w:sz w:val="22"/>
        </w:rPr>
        <w:t>4.3:</w:t>
      </w:r>
      <w:r w:rsidRPr="002C61B9">
        <w:rPr>
          <w:rFonts w:ascii="Times New Roman" w:hAnsi="Times New Roman" w:cs="Times New Roman"/>
          <w:sz w:val="22"/>
        </w:rPr>
        <w:t xml:space="preserve"> Setting up logic for the tool path generation</w:t>
      </w:r>
    </w:p>
    <w:p w14:paraId="50E49DAB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6D81861B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proofErr w:type="spellStart"/>
      <w:r w:rsidRPr="002C61B9">
        <w:rPr>
          <w:rFonts w:ascii="Times New Roman" w:hAnsi="Times New Roman" w:cs="Times New Roman"/>
          <w:sz w:val="22"/>
          <w:szCs w:val="24"/>
        </w:rPr>
        <w:lastRenderedPageBreak/>
        <w:t>ll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[]</w:t>
      </w:r>
    </w:p>
    <w:p w14:paraId="1D02A39C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proofErr w:type="spellStart"/>
      <w:r w:rsidRPr="002C61B9">
        <w:rPr>
          <w:rFonts w:ascii="Times New Roman" w:hAnsi="Times New Roman" w:cs="Times New Roman"/>
          <w:sz w:val="22"/>
          <w:szCs w:val="24"/>
        </w:rPr>
        <w:t>prev_exit_point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None</w:t>
      </w:r>
    </w:p>
    <w:p w14:paraId="094B5D6F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2B4C22EC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while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 &gt; 0:</w:t>
      </w:r>
    </w:p>
    <w:p w14:paraId="22E48909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['z'].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max(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3469D4D2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['z'] ==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]</w:t>
      </w:r>
    </w:p>
    <w:p w14:paraId="5B1638C1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7E8C345A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if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 &lt; 3:</w:t>
      </w:r>
    </w:p>
    <w:p w14:paraId="63C164A4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['z'] &lt;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]</w:t>
      </w:r>
    </w:p>
    <w:p w14:paraId="0D3EE2D7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continue</w:t>
      </w:r>
    </w:p>
    <w:p w14:paraId="4090FDDD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</w:p>
    <w:p w14:paraId="1567E420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['x', 'y']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].values</w:t>
      </w:r>
      <w:proofErr w:type="gramEnd"/>
    </w:p>
    <w:p w14:paraId="4DA75520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hull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ConvexHull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27797AA1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hull_coords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hull.vertices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]</w:t>
      </w:r>
    </w:p>
    <w:p w14:paraId="7A622955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22D8A096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if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is_circular_shape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hull_coords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):</w:t>
      </w:r>
    </w:p>
    <w:p w14:paraId="6B9553F6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process_circular_layer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hull_coords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5AC2EA6B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else:</w:t>
      </w:r>
    </w:p>
    <w:p w14:paraId="02A7F400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process_non_circular_layer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hull_coords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00485169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7167DF78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if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prev_exit_point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is not None:</w:t>
      </w:r>
    </w:p>
    <w:p w14:paraId="38F4E384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dists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np.linalg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.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norm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proofErr w:type="gramEnd"/>
      <w:r w:rsidRPr="002C61B9">
        <w:rPr>
          <w:rFonts w:ascii="Times New Roman" w:hAnsi="Times New Roman" w:cs="Times New Roman"/>
          <w:sz w:val="22"/>
          <w:szCs w:val="24"/>
        </w:rPr>
        <w:t>sorted_points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-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prev_exit_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point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:2], axis=1)</w:t>
      </w:r>
    </w:p>
    <w:p w14:paraId="25C92263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start_idx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np.argmin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dists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3038E4DE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np.roll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, -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start_idx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, axis=0)</w:t>
      </w:r>
    </w:p>
    <w:p w14:paraId="11B0D545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</w:p>
    <w:p w14:paraId="47F26985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np.hstack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([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sorted_points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np.full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points.shape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 xml:space="preserve">[0], 1),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)])</w:t>
      </w:r>
    </w:p>
    <w:p w14:paraId="39C6E8A9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</w:p>
    <w:p w14:paraId="1ED870F7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layer_path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list(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sorted_layer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707277D6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path.append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path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 xml:space="preserve">0]) </w:t>
      </w:r>
    </w:p>
    <w:p w14:paraId="726C5136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ll.extend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layer_path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</w:t>
      </w:r>
    </w:p>
    <w:p w14:paraId="40748A37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51E734B9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prev_exit_point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layer_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path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0]</w:t>
      </w:r>
    </w:p>
    <w:p w14:paraId="2DDE87C2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</w:t>
      </w:r>
    </w:p>
    <w:p w14:paraId="4D0ADC31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['z'] &lt;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current_layer_z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]</w:t>
      </w:r>
    </w:p>
    <w:p w14:paraId="34AE1EEA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16E4CC0E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unique_z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np.sort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df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['z'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].unique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())</w:t>
      </w:r>
    </w:p>
    <w:p w14:paraId="6274EEC7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r w:rsidRPr="002C61B9">
        <w:rPr>
          <w:rFonts w:ascii="Times New Roman" w:hAnsi="Times New Roman" w:cs="Times New Roman"/>
          <w:sz w:val="22"/>
          <w:szCs w:val="24"/>
        </w:rPr>
        <w:lastRenderedPageBreak/>
        <w:t xml:space="preserve">    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print(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 xml:space="preserve">"Layer spacings:",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np.diff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unique_z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))</w:t>
      </w:r>
    </w:p>
    <w:p w14:paraId="3AF94340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</w:p>
    <w:p w14:paraId="0795CADD" w14:textId="77777777" w:rsidR="00D86ED8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ll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np.round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ll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, 3)</w:t>
      </w:r>
    </w:p>
    <w:p w14:paraId="25A87B50" w14:textId="1894473F" w:rsidR="004E7434" w:rsidRPr="002C61B9" w:rsidRDefault="00D86ED8" w:rsidP="00D86ED8">
      <w:pPr>
        <w:rPr>
          <w:rFonts w:ascii="Times New Roman" w:hAnsi="Times New Roman" w:cs="Times New Roman"/>
          <w:sz w:val="22"/>
          <w:szCs w:val="24"/>
        </w:rPr>
      </w:pPr>
      <w:proofErr w:type="spellStart"/>
      <w:proofErr w:type="gramStart"/>
      <w:r w:rsidRPr="002C61B9">
        <w:rPr>
          <w:rFonts w:ascii="Times New Roman" w:hAnsi="Times New Roman" w:cs="Times New Roman"/>
          <w:sz w:val="22"/>
          <w:szCs w:val="24"/>
        </w:rPr>
        <w:t>pd.DataFrame</w:t>
      </w:r>
      <w:proofErr w:type="spellEnd"/>
      <w:proofErr w:type="gram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ll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, columns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=[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'x', 'y', 'z']).</w:t>
      </w:r>
      <w:proofErr w:type="spellStart"/>
      <w:r w:rsidRPr="002C61B9">
        <w:rPr>
          <w:rFonts w:ascii="Times New Roman" w:hAnsi="Times New Roman" w:cs="Times New Roman"/>
          <w:sz w:val="22"/>
          <w:szCs w:val="24"/>
        </w:rPr>
        <w:t>to_</w:t>
      </w:r>
      <w:proofErr w:type="gramStart"/>
      <w:r w:rsidRPr="002C61B9">
        <w:rPr>
          <w:rFonts w:ascii="Times New Roman" w:hAnsi="Times New Roman" w:cs="Times New Roman"/>
          <w:sz w:val="22"/>
          <w:szCs w:val="24"/>
        </w:rPr>
        <w:t>csv</w:t>
      </w:r>
      <w:proofErr w:type="spellEnd"/>
      <w:r w:rsidRPr="002C61B9">
        <w:rPr>
          <w:rFonts w:ascii="Times New Roman" w:hAnsi="Times New Roman" w:cs="Times New Roman"/>
          <w:sz w:val="22"/>
          <w:szCs w:val="24"/>
        </w:rPr>
        <w:t>(</w:t>
      </w:r>
      <w:proofErr w:type="gramEnd"/>
      <w:r w:rsidRPr="002C61B9">
        <w:rPr>
          <w:rFonts w:ascii="Times New Roman" w:hAnsi="Times New Roman" w:cs="Times New Roman"/>
          <w:sz w:val="22"/>
          <w:szCs w:val="24"/>
        </w:rPr>
        <w:t>'toolpath.csv', index=False)</w:t>
      </w:r>
    </w:p>
    <w:p w14:paraId="0A80223F" w14:textId="75E75615" w:rsidR="00951A57" w:rsidRPr="002C61B9" w:rsidRDefault="00951A57" w:rsidP="00EC5F70">
      <w:pPr>
        <w:jc w:val="center"/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Figure </w:t>
      </w:r>
      <w:r w:rsidR="0049326B" w:rsidRPr="002C61B9">
        <w:rPr>
          <w:rFonts w:ascii="Times New Roman" w:hAnsi="Times New Roman" w:cs="Times New Roman"/>
          <w:sz w:val="22"/>
        </w:rPr>
        <w:t xml:space="preserve">4.4: </w:t>
      </w:r>
      <w:r w:rsidR="004E7434" w:rsidRPr="002C61B9">
        <w:rPr>
          <w:rFonts w:ascii="Times New Roman" w:hAnsi="Times New Roman" w:cs="Times New Roman"/>
          <w:sz w:val="22"/>
        </w:rPr>
        <w:t>Tool path generation</w:t>
      </w:r>
    </w:p>
    <w:p w14:paraId="6EF1BE2F" w14:textId="77777777" w:rsidR="002C61B9" w:rsidRDefault="002C61B9" w:rsidP="002C61B9">
      <w:pPr>
        <w:rPr>
          <w:rFonts w:ascii="Times New Roman" w:hAnsi="Times New Roman" w:cs="Times New Roman"/>
          <w:sz w:val="22"/>
        </w:rPr>
      </w:pPr>
    </w:p>
    <w:p w14:paraId="53E7427A" w14:textId="2FF54200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df_ltp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pd.read</w:t>
      </w:r>
      <w:proofErr w:type="gramEnd"/>
      <w:r w:rsidRPr="002C61B9">
        <w:rPr>
          <w:rFonts w:ascii="Times New Roman" w:hAnsi="Times New Roman" w:cs="Times New Roman"/>
          <w:sz w:val="22"/>
        </w:rPr>
        <w:t>_csv</w:t>
      </w:r>
      <w:proofErr w:type="spellEnd"/>
      <w:r w:rsidRPr="002C61B9">
        <w:rPr>
          <w:rFonts w:ascii="Times New Roman" w:hAnsi="Times New Roman" w:cs="Times New Roman"/>
          <w:sz w:val="22"/>
        </w:rPr>
        <w:t>('toolpath.csv')</w:t>
      </w:r>
    </w:p>
    <w:p w14:paraId="69EE156A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df_gchord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pd.DataFrame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({</w:t>
      </w:r>
    </w:p>
    <w:p w14:paraId="6DB86E34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'G': 'G01',</w:t>
      </w:r>
    </w:p>
    <w:p w14:paraId="5768B3E8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'x': 'X' + </w:t>
      </w:r>
      <w:proofErr w:type="spellStart"/>
      <w:r w:rsidRPr="002C61B9">
        <w:rPr>
          <w:rFonts w:ascii="Times New Roman" w:hAnsi="Times New Roman" w:cs="Times New Roman"/>
          <w:sz w:val="22"/>
        </w:rPr>
        <w:t>df_ltp</w:t>
      </w:r>
      <w:proofErr w:type="spellEnd"/>
      <w:r w:rsidRPr="002C61B9">
        <w:rPr>
          <w:rFonts w:ascii="Times New Roman" w:hAnsi="Times New Roman" w:cs="Times New Roman"/>
          <w:sz w:val="22"/>
        </w:rPr>
        <w:t>['x'</w:t>
      </w:r>
      <w:proofErr w:type="gramStart"/>
      <w:r w:rsidRPr="002C61B9">
        <w:rPr>
          <w:rFonts w:ascii="Times New Roman" w:hAnsi="Times New Roman" w:cs="Times New Roman"/>
          <w:sz w:val="22"/>
        </w:rPr>
        <w:t>].</w:t>
      </w:r>
      <w:proofErr w:type="spellStart"/>
      <w:r w:rsidRPr="002C61B9">
        <w:rPr>
          <w:rFonts w:ascii="Times New Roman" w:hAnsi="Times New Roman" w:cs="Times New Roman"/>
          <w:sz w:val="22"/>
        </w:rPr>
        <w:t>astype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(str),</w:t>
      </w:r>
    </w:p>
    <w:p w14:paraId="66CA9E3A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'y': 'Y' + </w:t>
      </w:r>
      <w:proofErr w:type="spellStart"/>
      <w:r w:rsidRPr="002C61B9">
        <w:rPr>
          <w:rFonts w:ascii="Times New Roman" w:hAnsi="Times New Roman" w:cs="Times New Roman"/>
          <w:sz w:val="22"/>
        </w:rPr>
        <w:t>df_ltp</w:t>
      </w:r>
      <w:proofErr w:type="spellEnd"/>
      <w:r w:rsidRPr="002C61B9">
        <w:rPr>
          <w:rFonts w:ascii="Times New Roman" w:hAnsi="Times New Roman" w:cs="Times New Roman"/>
          <w:sz w:val="22"/>
        </w:rPr>
        <w:t>['y'</w:t>
      </w:r>
      <w:proofErr w:type="gramStart"/>
      <w:r w:rsidRPr="002C61B9">
        <w:rPr>
          <w:rFonts w:ascii="Times New Roman" w:hAnsi="Times New Roman" w:cs="Times New Roman"/>
          <w:sz w:val="22"/>
        </w:rPr>
        <w:t>].</w:t>
      </w:r>
      <w:proofErr w:type="spellStart"/>
      <w:r w:rsidRPr="002C61B9">
        <w:rPr>
          <w:rFonts w:ascii="Times New Roman" w:hAnsi="Times New Roman" w:cs="Times New Roman"/>
          <w:sz w:val="22"/>
        </w:rPr>
        <w:t>astype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(str),</w:t>
      </w:r>
    </w:p>
    <w:p w14:paraId="0624F3D6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'z': 'Z' + </w:t>
      </w:r>
      <w:proofErr w:type="spellStart"/>
      <w:r w:rsidRPr="002C61B9">
        <w:rPr>
          <w:rFonts w:ascii="Times New Roman" w:hAnsi="Times New Roman" w:cs="Times New Roman"/>
          <w:sz w:val="22"/>
        </w:rPr>
        <w:t>df_ltp</w:t>
      </w:r>
      <w:proofErr w:type="spellEnd"/>
      <w:r w:rsidRPr="002C61B9">
        <w:rPr>
          <w:rFonts w:ascii="Times New Roman" w:hAnsi="Times New Roman" w:cs="Times New Roman"/>
          <w:sz w:val="22"/>
        </w:rPr>
        <w:t>['z'</w:t>
      </w:r>
      <w:proofErr w:type="gramStart"/>
      <w:r w:rsidRPr="002C61B9">
        <w:rPr>
          <w:rFonts w:ascii="Times New Roman" w:hAnsi="Times New Roman" w:cs="Times New Roman"/>
          <w:sz w:val="22"/>
        </w:rPr>
        <w:t>].</w:t>
      </w:r>
      <w:proofErr w:type="spellStart"/>
      <w:r w:rsidRPr="002C61B9">
        <w:rPr>
          <w:rFonts w:ascii="Times New Roman" w:hAnsi="Times New Roman" w:cs="Times New Roman"/>
          <w:sz w:val="22"/>
        </w:rPr>
        <w:t>astype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(str),</w:t>
      </w:r>
    </w:p>
    <w:p w14:paraId="52AB0746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'EOB': ';'</w:t>
      </w:r>
    </w:p>
    <w:p w14:paraId="0642DA8E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>})</w:t>
      </w:r>
    </w:p>
    <w:p w14:paraId="4DC7300F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</w:p>
    <w:p w14:paraId="6D8B8B4F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gcode_header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[</w:t>
      </w:r>
    </w:p>
    <w:p w14:paraId="1D6C4A11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"G</w:t>
      </w:r>
      <w:proofErr w:type="gramStart"/>
      <w:r w:rsidRPr="002C61B9">
        <w:rPr>
          <w:rFonts w:ascii="Times New Roman" w:hAnsi="Times New Roman" w:cs="Times New Roman"/>
          <w:sz w:val="22"/>
        </w:rPr>
        <w:t>90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(Absolute positioning)",</w:t>
      </w:r>
    </w:p>
    <w:p w14:paraId="5E622519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"G</w:t>
      </w:r>
      <w:proofErr w:type="gramStart"/>
      <w:r w:rsidRPr="002C61B9">
        <w:rPr>
          <w:rFonts w:ascii="Times New Roman" w:hAnsi="Times New Roman" w:cs="Times New Roman"/>
          <w:sz w:val="22"/>
        </w:rPr>
        <w:t>21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(Set units to millimeters)",</w:t>
      </w:r>
    </w:p>
    <w:p w14:paraId="76360F63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"G92 X0.0 Y0.0 Z</w:t>
      </w:r>
      <w:proofErr w:type="gramStart"/>
      <w:r w:rsidRPr="002C61B9">
        <w:rPr>
          <w:rFonts w:ascii="Times New Roman" w:hAnsi="Times New Roman" w:cs="Times New Roman"/>
          <w:sz w:val="22"/>
        </w:rPr>
        <w:t>0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(Set workplace origin)",</w:t>
      </w:r>
    </w:p>
    <w:p w14:paraId="12F94AF8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"F</w:t>
      </w:r>
      <w:proofErr w:type="gramStart"/>
      <w:r w:rsidRPr="002C61B9">
        <w:rPr>
          <w:rFonts w:ascii="Times New Roman" w:hAnsi="Times New Roman" w:cs="Times New Roman"/>
          <w:sz w:val="22"/>
        </w:rPr>
        <w:t>1000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(Set </w:t>
      </w:r>
      <w:proofErr w:type="spellStart"/>
      <w:r w:rsidRPr="002C61B9">
        <w:rPr>
          <w:rFonts w:ascii="Times New Roman" w:hAnsi="Times New Roman" w:cs="Times New Roman"/>
          <w:sz w:val="22"/>
        </w:rPr>
        <w:t>feedrate</w:t>
      </w:r>
      <w:proofErr w:type="spellEnd"/>
      <w:r w:rsidRPr="002C61B9">
        <w:rPr>
          <w:rFonts w:ascii="Times New Roman" w:hAnsi="Times New Roman" w:cs="Times New Roman"/>
          <w:sz w:val="22"/>
        </w:rPr>
        <w:t>)",</w:t>
      </w:r>
    </w:p>
    <w:p w14:paraId="00BDC545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"G01 X0.0 Y0.0 Z</w:t>
      </w:r>
      <w:proofErr w:type="gramStart"/>
      <w:r w:rsidRPr="002C61B9">
        <w:rPr>
          <w:rFonts w:ascii="Times New Roman" w:hAnsi="Times New Roman" w:cs="Times New Roman"/>
          <w:sz w:val="22"/>
        </w:rPr>
        <w:t>20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(Move to safe height)"</w:t>
      </w:r>
    </w:p>
    <w:p w14:paraId="0B458BE3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>]</w:t>
      </w:r>
    </w:p>
    <w:p w14:paraId="06143034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</w:p>
    <w:p w14:paraId="4F89E45D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proofErr w:type="spellStart"/>
      <w:r w:rsidRPr="002C61B9">
        <w:rPr>
          <w:rFonts w:ascii="Times New Roman" w:hAnsi="Times New Roman" w:cs="Times New Roman"/>
          <w:sz w:val="22"/>
        </w:rPr>
        <w:t>gcode_footer</w:t>
      </w:r>
      <w:proofErr w:type="spellEnd"/>
      <w:r w:rsidRPr="002C61B9">
        <w:rPr>
          <w:rFonts w:ascii="Times New Roman" w:hAnsi="Times New Roman" w:cs="Times New Roman"/>
          <w:sz w:val="22"/>
        </w:rPr>
        <w:t xml:space="preserve"> = [</w:t>
      </w:r>
    </w:p>
    <w:p w14:paraId="780A9F15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"G01 Z</w:t>
      </w:r>
      <w:proofErr w:type="gramStart"/>
      <w:r w:rsidRPr="002C61B9">
        <w:rPr>
          <w:rFonts w:ascii="Times New Roman" w:hAnsi="Times New Roman" w:cs="Times New Roman"/>
          <w:sz w:val="22"/>
        </w:rPr>
        <w:t>20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(Retract tool)",</w:t>
      </w:r>
    </w:p>
    <w:p w14:paraId="4A85E250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"M</w:t>
      </w:r>
      <w:proofErr w:type="gramStart"/>
      <w:r w:rsidRPr="002C61B9">
        <w:rPr>
          <w:rFonts w:ascii="Times New Roman" w:hAnsi="Times New Roman" w:cs="Times New Roman"/>
          <w:sz w:val="22"/>
        </w:rPr>
        <w:t>30 ;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 (End of program)"</w:t>
      </w:r>
    </w:p>
    <w:p w14:paraId="0D47F04E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>]</w:t>
      </w:r>
    </w:p>
    <w:p w14:paraId="1BDAA0A0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</w:p>
    <w:p w14:paraId="2D50EE1F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with </w:t>
      </w:r>
      <w:proofErr w:type="gramStart"/>
      <w:r w:rsidRPr="002C61B9">
        <w:rPr>
          <w:rFonts w:ascii="Times New Roman" w:hAnsi="Times New Roman" w:cs="Times New Roman"/>
          <w:sz w:val="22"/>
        </w:rPr>
        <w:t>open(</w:t>
      </w:r>
      <w:proofErr w:type="gramEnd"/>
      <w:r w:rsidRPr="002C61B9">
        <w:rPr>
          <w:rFonts w:ascii="Times New Roman" w:hAnsi="Times New Roman" w:cs="Times New Roman"/>
          <w:sz w:val="22"/>
        </w:rPr>
        <w:t>'Gchord.txt', 'w') as f:</w:t>
      </w:r>
    </w:p>
    <w:p w14:paraId="14CBE67E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for line in </w:t>
      </w:r>
      <w:proofErr w:type="spellStart"/>
      <w:r w:rsidRPr="002C61B9">
        <w:rPr>
          <w:rFonts w:ascii="Times New Roman" w:hAnsi="Times New Roman" w:cs="Times New Roman"/>
          <w:sz w:val="22"/>
        </w:rPr>
        <w:t>gcode_header</w:t>
      </w:r>
      <w:proofErr w:type="spellEnd"/>
      <w:r w:rsidRPr="002C61B9">
        <w:rPr>
          <w:rFonts w:ascii="Times New Roman" w:hAnsi="Times New Roman" w:cs="Times New Roman"/>
          <w:sz w:val="22"/>
        </w:rPr>
        <w:t>:</w:t>
      </w:r>
    </w:p>
    <w:p w14:paraId="6D563155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   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f.write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(line + '\n')</w:t>
      </w:r>
    </w:p>
    <w:p w14:paraId="1EAF879C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</w:p>
    <w:p w14:paraId="4EF23DB8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2C61B9">
        <w:rPr>
          <w:rFonts w:ascii="Times New Roman" w:hAnsi="Times New Roman" w:cs="Times New Roman"/>
          <w:sz w:val="22"/>
        </w:rPr>
        <w:t>df_gchord.to_</w:t>
      </w:r>
      <w:proofErr w:type="gramStart"/>
      <w:r w:rsidRPr="002C61B9">
        <w:rPr>
          <w:rFonts w:ascii="Times New Roman" w:hAnsi="Times New Roman" w:cs="Times New Roman"/>
          <w:sz w:val="22"/>
        </w:rPr>
        <w:t>csv</w:t>
      </w:r>
      <w:proofErr w:type="spellEnd"/>
      <w:r w:rsidRPr="002C61B9">
        <w:rPr>
          <w:rFonts w:ascii="Times New Roman" w:hAnsi="Times New Roman" w:cs="Times New Roman"/>
          <w:sz w:val="22"/>
        </w:rPr>
        <w:t>(</w:t>
      </w:r>
      <w:proofErr w:type="gramEnd"/>
      <w:r w:rsidRPr="002C61B9">
        <w:rPr>
          <w:rFonts w:ascii="Times New Roman" w:hAnsi="Times New Roman" w:cs="Times New Roman"/>
          <w:sz w:val="22"/>
        </w:rPr>
        <w:t xml:space="preserve">f, index=False, </w:t>
      </w:r>
      <w:proofErr w:type="spellStart"/>
      <w:r w:rsidRPr="002C61B9">
        <w:rPr>
          <w:rFonts w:ascii="Times New Roman" w:hAnsi="Times New Roman" w:cs="Times New Roman"/>
          <w:sz w:val="22"/>
        </w:rPr>
        <w:t>sep</w:t>
      </w:r>
      <w:proofErr w:type="spellEnd"/>
      <w:r w:rsidRPr="002C61B9">
        <w:rPr>
          <w:rFonts w:ascii="Times New Roman" w:hAnsi="Times New Roman" w:cs="Times New Roman"/>
          <w:sz w:val="22"/>
        </w:rPr>
        <w:t>=" ", header=False, mode='a')</w:t>
      </w:r>
    </w:p>
    <w:p w14:paraId="3E3691B6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</w:t>
      </w:r>
    </w:p>
    <w:p w14:paraId="4E80D31A" w14:textId="77777777" w:rsidR="002C61B9" w:rsidRPr="002C61B9" w:rsidRDefault="002C61B9" w:rsidP="002C61B9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for line in </w:t>
      </w:r>
      <w:proofErr w:type="spellStart"/>
      <w:r w:rsidRPr="002C61B9">
        <w:rPr>
          <w:rFonts w:ascii="Times New Roman" w:hAnsi="Times New Roman" w:cs="Times New Roman"/>
          <w:sz w:val="22"/>
        </w:rPr>
        <w:t>gcode_footer</w:t>
      </w:r>
      <w:proofErr w:type="spellEnd"/>
      <w:r w:rsidRPr="002C61B9">
        <w:rPr>
          <w:rFonts w:ascii="Times New Roman" w:hAnsi="Times New Roman" w:cs="Times New Roman"/>
          <w:sz w:val="22"/>
        </w:rPr>
        <w:t>:</w:t>
      </w:r>
    </w:p>
    <w:p w14:paraId="6DA539D0" w14:textId="698BC966" w:rsidR="00D86ED8" w:rsidRPr="002C61B9" w:rsidRDefault="002C61B9" w:rsidP="00D86ED8">
      <w:pPr>
        <w:rPr>
          <w:rFonts w:ascii="Times New Roman" w:hAnsi="Times New Roman" w:cs="Times New Roman"/>
          <w:sz w:val="22"/>
        </w:rPr>
      </w:pPr>
      <w:r w:rsidRPr="002C61B9">
        <w:rPr>
          <w:rFonts w:ascii="Times New Roman" w:hAnsi="Times New Roman" w:cs="Times New Roman"/>
          <w:sz w:val="22"/>
        </w:rPr>
        <w:t xml:space="preserve">        </w:t>
      </w:r>
      <w:proofErr w:type="spellStart"/>
      <w:proofErr w:type="gramStart"/>
      <w:r w:rsidRPr="002C61B9">
        <w:rPr>
          <w:rFonts w:ascii="Times New Roman" w:hAnsi="Times New Roman" w:cs="Times New Roman"/>
          <w:sz w:val="22"/>
        </w:rPr>
        <w:t>f.write</w:t>
      </w:r>
      <w:proofErr w:type="spellEnd"/>
      <w:proofErr w:type="gramEnd"/>
      <w:r w:rsidRPr="002C61B9">
        <w:rPr>
          <w:rFonts w:ascii="Times New Roman" w:hAnsi="Times New Roman" w:cs="Times New Roman"/>
          <w:sz w:val="22"/>
        </w:rPr>
        <w:t>(line + '\n')</w:t>
      </w:r>
    </w:p>
    <w:p w14:paraId="0A9A466E" w14:textId="15A49879" w:rsidR="008B7B1B" w:rsidRPr="002C61B9" w:rsidRDefault="008B7B1B" w:rsidP="00372D43">
      <w:pPr>
        <w:jc w:val="center"/>
        <w:rPr>
          <w:rFonts w:ascii="Times New Roman" w:hAnsi="Times New Roman" w:cs="Times New Roman"/>
          <w:sz w:val="22"/>
          <w:lang w:val="en-US"/>
        </w:rPr>
      </w:pPr>
      <w:r w:rsidRPr="002C61B9">
        <w:rPr>
          <w:rFonts w:ascii="Times New Roman" w:hAnsi="Times New Roman" w:cs="Times New Roman"/>
          <w:sz w:val="22"/>
          <w:lang w:val="en-US"/>
        </w:rPr>
        <w:lastRenderedPageBreak/>
        <w:t xml:space="preserve">Figure 4.5: </w:t>
      </w:r>
      <w:r w:rsidR="00670519" w:rsidRPr="002C61B9">
        <w:rPr>
          <w:rFonts w:ascii="Times New Roman" w:hAnsi="Times New Roman" w:cs="Times New Roman"/>
          <w:sz w:val="22"/>
          <w:lang w:val="en-US"/>
        </w:rPr>
        <w:t xml:space="preserve">Initial machining and termination code with exporting the toolpath to </w:t>
      </w:r>
      <w:r w:rsidR="006D659E" w:rsidRPr="002C61B9">
        <w:rPr>
          <w:rFonts w:ascii="Times New Roman" w:hAnsi="Times New Roman" w:cs="Times New Roman"/>
          <w:sz w:val="22"/>
          <w:lang w:val="en-US"/>
        </w:rPr>
        <w:t xml:space="preserve">a </w:t>
      </w:r>
      <w:r w:rsidR="009C6DF6" w:rsidRPr="002C61B9">
        <w:rPr>
          <w:rFonts w:ascii="Times New Roman" w:hAnsi="Times New Roman" w:cs="Times New Roman"/>
          <w:sz w:val="22"/>
          <w:lang w:val="en-US"/>
        </w:rPr>
        <w:t>text file.</w:t>
      </w:r>
    </w:p>
    <w:p w14:paraId="78765FCD" w14:textId="77777777" w:rsidR="004E7434" w:rsidRPr="008B7B1B" w:rsidRDefault="004E7434" w:rsidP="00EC5F70">
      <w:pPr>
        <w:rPr>
          <w:rFonts w:ascii="Times New Roman" w:hAnsi="Times New Roman" w:cs="Times New Roman"/>
          <w:b/>
          <w:bCs/>
          <w:sz w:val="22"/>
          <w:szCs w:val="24"/>
          <w:lang w:val="en-US"/>
        </w:rPr>
      </w:pPr>
    </w:p>
    <w:p w14:paraId="47E5872F" w14:textId="6FFA6D8A" w:rsidR="00B93804" w:rsidRPr="00C85C66" w:rsidRDefault="00A234B5" w:rsidP="00AF348B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5C66">
        <w:rPr>
          <w:rFonts w:ascii="Times New Roman" w:hAnsi="Times New Roman" w:cs="Times New Roman"/>
          <w:b/>
          <w:bCs/>
          <w:sz w:val="24"/>
          <w:szCs w:val="24"/>
        </w:rPr>
        <w:t>Variables</w:t>
      </w:r>
    </w:p>
    <w:p w14:paraId="4EBB3617" w14:textId="0584049A" w:rsidR="0022334B" w:rsidRDefault="00255E20" w:rsidP="00C85C66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A few variables are required for an accurate depiction and overall consistency of the tool path</w:t>
      </w:r>
      <w:r w:rsidR="00695EE0" w:rsidRPr="00B965B8">
        <w:rPr>
          <w:rFonts w:ascii="Times New Roman" w:hAnsi="Times New Roman" w:cs="Times New Roman"/>
          <w:sz w:val="22"/>
          <w:szCs w:val="24"/>
        </w:rPr>
        <w:t xml:space="preserve">. </w:t>
      </w:r>
      <w:r w:rsidR="00695EE0" w:rsidRPr="00C85C66">
        <w:rPr>
          <w:rFonts w:ascii="Times New Roman" w:hAnsi="Times New Roman" w:cs="Times New Roman"/>
          <w:sz w:val="22"/>
          <w:szCs w:val="24"/>
        </w:rPr>
        <w:t xml:space="preserve">The most important ones </w:t>
      </w:r>
      <w:r w:rsidR="0009620E" w:rsidRPr="00C85C66">
        <w:rPr>
          <w:rFonts w:ascii="Times New Roman" w:hAnsi="Times New Roman" w:cs="Times New Roman"/>
          <w:sz w:val="22"/>
          <w:szCs w:val="24"/>
        </w:rPr>
        <w:t xml:space="preserve">are mesh subdivisions, </w:t>
      </w:r>
      <w:r w:rsidR="00914FE0" w:rsidRPr="00C85C66">
        <w:rPr>
          <w:rFonts w:ascii="Times New Roman" w:hAnsi="Times New Roman" w:cs="Times New Roman"/>
          <w:sz w:val="22"/>
          <w:szCs w:val="24"/>
        </w:rPr>
        <w:t xml:space="preserve">layer spacing, and tolerance. </w:t>
      </w:r>
      <w:r w:rsidR="001D19DE">
        <w:rPr>
          <w:rFonts w:ascii="Times New Roman" w:hAnsi="Times New Roman" w:cs="Times New Roman"/>
          <w:sz w:val="22"/>
          <w:szCs w:val="24"/>
        </w:rPr>
        <w:t xml:space="preserve">Mesh subdivisions </w:t>
      </w:r>
      <w:r>
        <w:rPr>
          <w:rFonts w:ascii="Times New Roman" w:hAnsi="Times New Roman" w:cs="Times New Roman"/>
          <w:sz w:val="22"/>
          <w:szCs w:val="24"/>
        </w:rPr>
        <w:t xml:space="preserve">divide each layer into parts so that more points are added to the tool path, giving a smoother tool path and </w:t>
      </w:r>
      <w:r w:rsidR="005B29C8">
        <w:rPr>
          <w:rFonts w:ascii="Times New Roman" w:hAnsi="Times New Roman" w:cs="Times New Roman"/>
          <w:sz w:val="22"/>
          <w:szCs w:val="24"/>
        </w:rPr>
        <w:t xml:space="preserve">making it less likely to </w:t>
      </w:r>
      <w:r w:rsidR="00AA363F">
        <w:rPr>
          <w:rFonts w:ascii="Times New Roman" w:hAnsi="Times New Roman" w:cs="Times New Roman"/>
          <w:sz w:val="22"/>
          <w:szCs w:val="24"/>
        </w:rPr>
        <w:t xml:space="preserve">have any problems. The layer spacing variable ensures that </w:t>
      </w:r>
      <w:r>
        <w:rPr>
          <w:rFonts w:ascii="Times New Roman" w:hAnsi="Times New Roman" w:cs="Times New Roman"/>
          <w:sz w:val="22"/>
          <w:szCs w:val="24"/>
        </w:rPr>
        <w:t>all</w:t>
      </w:r>
      <w:r w:rsidR="00AA363F">
        <w:rPr>
          <w:rFonts w:ascii="Times New Roman" w:hAnsi="Times New Roman" w:cs="Times New Roman"/>
          <w:sz w:val="22"/>
          <w:szCs w:val="24"/>
        </w:rPr>
        <w:t xml:space="preserve"> the layers in the toolpath are the same distance apart. For </w:t>
      </w:r>
      <w:r>
        <w:rPr>
          <w:rFonts w:ascii="Times New Roman" w:hAnsi="Times New Roman" w:cs="Times New Roman"/>
          <w:sz w:val="22"/>
          <w:szCs w:val="24"/>
        </w:rPr>
        <w:t>example,</w:t>
      </w:r>
      <w:r w:rsidR="00AA363F">
        <w:rPr>
          <w:rFonts w:ascii="Times New Roman" w:hAnsi="Times New Roman" w:cs="Times New Roman"/>
          <w:sz w:val="22"/>
          <w:szCs w:val="24"/>
        </w:rPr>
        <w:t xml:space="preserve"> layer </w:t>
      </w:r>
      <w:r w:rsidR="004419BE">
        <w:rPr>
          <w:rFonts w:ascii="Times New Roman" w:hAnsi="Times New Roman" w:cs="Times New Roman"/>
          <w:sz w:val="22"/>
          <w:szCs w:val="24"/>
        </w:rPr>
        <w:t>one</w:t>
      </w:r>
      <w:r w:rsidR="00AA363F">
        <w:rPr>
          <w:rFonts w:ascii="Times New Roman" w:hAnsi="Times New Roman" w:cs="Times New Roman"/>
          <w:sz w:val="22"/>
          <w:szCs w:val="24"/>
        </w:rPr>
        <w:t xml:space="preserve"> and layer </w:t>
      </w:r>
      <w:r w:rsidR="004419BE">
        <w:rPr>
          <w:rFonts w:ascii="Times New Roman" w:hAnsi="Times New Roman" w:cs="Times New Roman"/>
          <w:sz w:val="22"/>
          <w:szCs w:val="24"/>
        </w:rPr>
        <w:t>two</w:t>
      </w:r>
      <w:r w:rsidR="00AA363F">
        <w:rPr>
          <w:rFonts w:ascii="Times New Roman" w:hAnsi="Times New Roman" w:cs="Times New Roman"/>
          <w:sz w:val="22"/>
          <w:szCs w:val="24"/>
        </w:rPr>
        <w:t xml:space="preserve"> will have a 0.2 </w:t>
      </w:r>
      <w:r w:rsidR="00F76E4F">
        <w:rPr>
          <w:rFonts w:ascii="Times New Roman" w:hAnsi="Times New Roman" w:cs="Times New Roman"/>
          <w:sz w:val="22"/>
          <w:szCs w:val="24"/>
        </w:rPr>
        <w:t>distance</w:t>
      </w:r>
      <w:r>
        <w:rPr>
          <w:rFonts w:ascii="Times New Roman" w:hAnsi="Times New Roman" w:cs="Times New Roman"/>
          <w:sz w:val="22"/>
          <w:szCs w:val="24"/>
        </w:rPr>
        <w:t xml:space="preserve">, and layer 10 and layer </w:t>
      </w:r>
      <w:r w:rsidR="00F76E4F">
        <w:rPr>
          <w:rFonts w:ascii="Times New Roman" w:hAnsi="Times New Roman" w:cs="Times New Roman"/>
          <w:sz w:val="22"/>
          <w:szCs w:val="24"/>
        </w:rPr>
        <w:t xml:space="preserve">11. The tolerance variable for the toolpath </w:t>
      </w:r>
      <w:r w:rsidR="00D93F78">
        <w:rPr>
          <w:rFonts w:ascii="Times New Roman" w:hAnsi="Times New Roman" w:cs="Times New Roman"/>
          <w:sz w:val="22"/>
          <w:szCs w:val="24"/>
        </w:rPr>
        <w:t xml:space="preserve">is a redundant </w:t>
      </w:r>
      <w:r>
        <w:rPr>
          <w:rFonts w:ascii="Times New Roman" w:hAnsi="Times New Roman" w:cs="Times New Roman"/>
          <w:sz w:val="22"/>
          <w:szCs w:val="24"/>
        </w:rPr>
        <w:t>measure</w:t>
      </w:r>
      <w:r w:rsidR="00D93F78">
        <w:rPr>
          <w:rFonts w:ascii="Times New Roman" w:hAnsi="Times New Roman" w:cs="Times New Roman"/>
          <w:sz w:val="22"/>
          <w:szCs w:val="24"/>
        </w:rPr>
        <w:t xml:space="preserve"> to ensure that the toolpath does not have any issues when generating a circular shape vs. a </w:t>
      </w:r>
      <w:r w:rsidR="007938A1">
        <w:rPr>
          <w:rFonts w:ascii="Times New Roman" w:hAnsi="Times New Roman" w:cs="Times New Roman"/>
          <w:sz w:val="22"/>
          <w:szCs w:val="24"/>
        </w:rPr>
        <w:t xml:space="preserve">shape with edges. </w:t>
      </w:r>
    </w:p>
    <w:p w14:paraId="4C1709EA" w14:textId="77777777" w:rsidR="00C85C66" w:rsidRPr="00C85C66" w:rsidRDefault="00C85C66" w:rsidP="00C85C66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</w:p>
    <w:p w14:paraId="45DF2415" w14:textId="2DF598A7" w:rsidR="00A234B5" w:rsidRPr="00C85C66" w:rsidRDefault="00A234B5" w:rsidP="00AF348B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5C66">
        <w:rPr>
          <w:rFonts w:ascii="Times New Roman" w:hAnsi="Times New Roman" w:cs="Times New Roman"/>
          <w:b/>
          <w:bCs/>
          <w:sz w:val="24"/>
          <w:szCs w:val="24"/>
        </w:rPr>
        <w:t>Modules</w:t>
      </w:r>
    </w:p>
    <w:p w14:paraId="7650E573" w14:textId="22BBB82B" w:rsidR="007F4C91" w:rsidRDefault="007F4C91" w:rsidP="00255E20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 w:rsidRPr="00255E20">
        <w:rPr>
          <w:rFonts w:ascii="Times New Roman" w:hAnsi="Times New Roman" w:cs="Times New Roman"/>
          <w:sz w:val="22"/>
          <w:szCs w:val="24"/>
        </w:rPr>
        <w:t xml:space="preserve">The “modules” or toolpath logic </w:t>
      </w:r>
      <w:r w:rsidR="00A028A1" w:rsidRPr="00255E20">
        <w:rPr>
          <w:rFonts w:ascii="Times New Roman" w:hAnsi="Times New Roman" w:cs="Times New Roman"/>
          <w:sz w:val="22"/>
          <w:szCs w:val="24"/>
        </w:rPr>
        <w:t xml:space="preserve">are groups of code </w:t>
      </w:r>
      <w:r w:rsidR="00255E20">
        <w:rPr>
          <w:rFonts w:ascii="Times New Roman" w:hAnsi="Times New Roman" w:cs="Times New Roman"/>
          <w:sz w:val="22"/>
          <w:szCs w:val="24"/>
        </w:rPr>
        <w:t>that</w:t>
      </w:r>
      <w:r w:rsidR="00A028A1" w:rsidRPr="00255E20">
        <w:rPr>
          <w:rFonts w:ascii="Times New Roman" w:hAnsi="Times New Roman" w:cs="Times New Roman"/>
          <w:sz w:val="22"/>
          <w:szCs w:val="24"/>
        </w:rPr>
        <w:t xml:space="preserve"> smooth out the processing of the tool path.</w:t>
      </w:r>
      <w:r w:rsidR="00255E20">
        <w:rPr>
          <w:rFonts w:ascii="Times New Roman" w:hAnsi="Times New Roman" w:cs="Times New Roman"/>
          <w:sz w:val="22"/>
          <w:szCs w:val="24"/>
        </w:rPr>
        <w:t xml:space="preserve"> If they were to be added to the toolpath generation logic </w:t>
      </w:r>
      <w:r w:rsidR="006914B8">
        <w:rPr>
          <w:rFonts w:ascii="Times New Roman" w:hAnsi="Times New Roman" w:cs="Times New Roman"/>
          <w:sz w:val="22"/>
          <w:szCs w:val="24"/>
        </w:rPr>
        <w:t xml:space="preserve">seen in </w:t>
      </w:r>
      <w:r w:rsidR="004419BE">
        <w:rPr>
          <w:rFonts w:ascii="Times New Roman" w:hAnsi="Times New Roman" w:cs="Times New Roman"/>
          <w:sz w:val="22"/>
          <w:szCs w:val="24"/>
        </w:rPr>
        <w:t>Figure</w:t>
      </w:r>
      <w:r w:rsidR="006914B8">
        <w:rPr>
          <w:rFonts w:ascii="Times New Roman" w:hAnsi="Times New Roman" w:cs="Times New Roman"/>
          <w:sz w:val="22"/>
          <w:szCs w:val="24"/>
        </w:rPr>
        <w:t xml:space="preserve"> X, </w:t>
      </w:r>
      <w:r w:rsidR="006D659E">
        <w:rPr>
          <w:rFonts w:ascii="Times New Roman" w:hAnsi="Times New Roman" w:cs="Times New Roman"/>
          <w:sz w:val="22"/>
          <w:szCs w:val="24"/>
        </w:rPr>
        <w:t>generating a toolpath would take significantly longer</w:t>
      </w:r>
      <w:r w:rsidR="006914B8">
        <w:rPr>
          <w:rFonts w:ascii="Times New Roman" w:hAnsi="Times New Roman" w:cs="Times New Roman"/>
          <w:sz w:val="22"/>
          <w:szCs w:val="24"/>
        </w:rPr>
        <w:t>.</w:t>
      </w:r>
      <w:r w:rsidR="00A028A1" w:rsidRPr="00255E20">
        <w:rPr>
          <w:rFonts w:ascii="Times New Roman" w:hAnsi="Times New Roman" w:cs="Times New Roman"/>
          <w:sz w:val="22"/>
          <w:szCs w:val="24"/>
        </w:rPr>
        <w:t xml:space="preserve"> Things like </w:t>
      </w:r>
      <w:r w:rsidR="00255E20" w:rsidRPr="00255E20">
        <w:rPr>
          <w:rFonts w:ascii="Times New Roman" w:hAnsi="Times New Roman" w:cs="Times New Roman"/>
          <w:sz w:val="22"/>
          <w:szCs w:val="24"/>
        </w:rPr>
        <w:t>TSP,</w:t>
      </w:r>
      <w:r w:rsidR="00A028A1" w:rsidRPr="00255E20">
        <w:rPr>
          <w:rFonts w:ascii="Times New Roman" w:hAnsi="Times New Roman" w:cs="Times New Roman"/>
          <w:sz w:val="22"/>
          <w:szCs w:val="24"/>
        </w:rPr>
        <w:t xml:space="preserve"> which will </w:t>
      </w:r>
      <w:r w:rsidR="00EE5633">
        <w:rPr>
          <w:rFonts w:ascii="Times New Roman" w:hAnsi="Times New Roman" w:cs="Times New Roman"/>
          <w:sz w:val="22"/>
          <w:szCs w:val="24"/>
        </w:rPr>
        <w:t>be explained in the next section</w:t>
      </w:r>
      <w:r w:rsidR="00255E20">
        <w:rPr>
          <w:rFonts w:ascii="Times New Roman" w:hAnsi="Times New Roman" w:cs="Times New Roman"/>
          <w:sz w:val="22"/>
          <w:szCs w:val="24"/>
        </w:rPr>
        <w:t>,</w:t>
      </w:r>
      <w:r w:rsidR="00A028A1" w:rsidRPr="00255E20">
        <w:rPr>
          <w:rFonts w:ascii="Times New Roman" w:hAnsi="Times New Roman" w:cs="Times New Roman"/>
          <w:sz w:val="22"/>
          <w:szCs w:val="24"/>
        </w:rPr>
        <w:t xml:space="preserve"> and </w:t>
      </w:r>
      <w:r w:rsidR="00304A49" w:rsidRPr="00255E20">
        <w:rPr>
          <w:rFonts w:ascii="Times New Roman" w:hAnsi="Times New Roman" w:cs="Times New Roman"/>
          <w:sz w:val="22"/>
          <w:szCs w:val="24"/>
        </w:rPr>
        <w:t xml:space="preserve">Clockwise processing are </w:t>
      </w:r>
      <w:r w:rsidR="00CD4620" w:rsidRPr="00255E20">
        <w:rPr>
          <w:rFonts w:ascii="Times New Roman" w:hAnsi="Times New Roman" w:cs="Times New Roman"/>
          <w:sz w:val="22"/>
          <w:szCs w:val="24"/>
        </w:rPr>
        <w:t>just some of the modules in the code.</w:t>
      </w:r>
    </w:p>
    <w:p w14:paraId="210D2CC6" w14:textId="77777777" w:rsidR="00D933CB" w:rsidRPr="00255E20" w:rsidRDefault="00D933CB" w:rsidP="00B62AA2">
      <w:pPr>
        <w:rPr>
          <w:rFonts w:ascii="Times New Roman" w:hAnsi="Times New Roman" w:cs="Times New Roman"/>
          <w:sz w:val="22"/>
          <w:szCs w:val="24"/>
        </w:rPr>
      </w:pPr>
    </w:p>
    <w:p w14:paraId="50E818BB" w14:textId="3540227A" w:rsidR="00455104" w:rsidRPr="002C3B95" w:rsidRDefault="00455104" w:rsidP="00AF348B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2C3B95">
        <w:rPr>
          <w:rFonts w:ascii="Times New Roman" w:hAnsi="Times New Roman" w:cs="Times New Roman"/>
          <w:b/>
          <w:bCs/>
          <w:sz w:val="22"/>
          <w:szCs w:val="24"/>
        </w:rPr>
        <w:t>TSP</w:t>
      </w:r>
      <w:r w:rsidR="00D933CB">
        <w:rPr>
          <w:rFonts w:ascii="Times New Roman" w:hAnsi="Times New Roman" w:cs="Times New Roman"/>
          <w:b/>
          <w:bCs/>
          <w:sz w:val="22"/>
          <w:szCs w:val="24"/>
        </w:rPr>
        <w:t xml:space="preserve"> (Traveling </w:t>
      </w:r>
      <w:r w:rsidR="004D055A">
        <w:rPr>
          <w:rFonts w:ascii="Times New Roman" w:hAnsi="Times New Roman" w:cs="Times New Roman"/>
          <w:b/>
          <w:bCs/>
          <w:sz w:val="22"/>
          <w:szCs w:val="24"/>
        </w:rPr>
        <w:t>Salesperson</w:t>
      </w:r>
      <w:r w:rsidR="00D933CB">
        <w:rPr>
          <w:rFonts w:ascii="Times New Roman" w:hAnsi="Times New Roman" w:cs="Times New Roman"/>
          <w:b/>
          <w:bCs/>
          <w:sz w:val="22"/>
          <w:szCs w:val="24"/>
        </w:rPr>
        <w:t>)</w:t>
      </w:r>
    </w:p>
    <w:p w14:paraId="2121B933" w14:textId="4071E158" w:rsidR="00CD4620" w:rsidRDefault="004419BE" w:rsidP="00305AD4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 w:rsidRPr="004419BE">
        <w:rPr>
          <w:rFonts w:ascii="Times New Roman" w:hAnsi="Times New Roman" w:cs="Times New Roman"/>
          <w:sz w:val="22"/>
          <w:szCs w:val="24"/>
        </w:rPr>
        <w:t xml:space="preserve">The most </w:t>
      </w:r>
      <w:r>
        <w:rPr>
          <w:rFonts w:ascii="Times New Roman" w:hAnsi="Times New Roman" w:cs="Times New Roman"/>
          <w:sz w:val="22"/>
          <w:szCs w:val="24"/>
        </w:rPr>
        <w:t xml:space="preserve">important module </w:t>
      </w:r>
      <w:r w:rsidR="00EE5633">
        <w:rPr>
          <w:rFonts w:ascii="Times New Roman" w:hAnsi="Times New Roman" w:cs="Times New Roman"/>
          <w:sz w:val="22"/>
          <w:szCs w:val="24"/>
        </w:rPr>
        <w:t xml:space="preserve">of the </w:t>
      </w:r>
      <w:r w:rsidR="006F183F">
        <w:rPr>
          <w:rFonts w:ascii="Times New Roman" w:hAnsi="Times New Roman" w:cs="Times New Roman"/>
          <w:sz w:val="22"/>
          <w:szCs w:val="24"/>
        </w:rPr>
        <w:t xml:space="preserve">CAM system is the TSP logic. </w:t>
      </w:r>
      <w:r w:rsidR="0084340D">
        <w:rPr>
          <w:rFonts w:ascii="Times New Roman" w:hAnsi="Times New Roman" w:cs="Times New Roman"/>
          <w:sz w:val="22"/>
          <w:szCs w:val="24"/>
        </w:rPr>
        <w:t xml:space="preserve">While </w:t>
      </w:r>
      <w:r w:rsidR="00020936">
        <w:rPr>
          <w:rFonts w:ascii="Times New Roman" w:hAnsi="Times New Roman" w:cs="Times New Roman"/>
          <w:sz w:val="22"/>
          <w:szCs w:val="24"/>
        </w:rPr>
        <w:t xml:space="preserve">the code in </w:t>
      </w:r>
      <w:r w:rsidR="00FF3750">
        <w:rPr>
          <w:rFonts w:ascii="Times New Roman" w:hAnsi="Times New Roman" w:cs="Times New Roman"/>
          <w:sz w:val="22"/>
          <w:szCs w:val="24"/>
        </w:rPr>
        <w:t>Figure</w:t>
      </w:r>
      <w:r w:rsidR="00020936">
        <w:rPr>
          <w:rFonts w:ascii="Times New Roman" w:hAnsi="Times New Roman" w:cs="Times New Roman"/>
          <w:sz w:val="22"/>
          <w:szCs w:val="24"/>
        </w:rPr>
        <w:t xml:space="preserve"> 4.4 is also </w:t>
      </w:r>
      <w:r w:rsidR="00B62AA2">
        <w:rPr>
          <w:rFonts w:ascii="Times New Roman" w:hAnsi="Times New Roman" w:cs="Times New Roman"/>
          <w:sz w:val="22"/>
          <w:szCs w:val="24"/>
        </w:rPr>
        <w:t>crucial</w:t>
      </w:r>
      <w:r w:rsidR="00020936">
        <w:rPr>
          <w:rFonts w:ascii="Times New Roman" w:hAnsi="Times New Roman" w:cs="Times New Roman"/>
          <w:sz w:val="22"/>
          <w:szCs w:val="24"/>
        </w:rPr>
        <w:t xml:space="preserve">, the TSP logic </w:t>
      </w:r>
      <w:r w:rsidR="00FF3750">
        <w:rPr>
          <w:rFonts w:ascii="Times New Roman" w:hAnsi="Times New Roman" w:cs="Times New Roman"/>
          <w:sz w:val="22"/>
          <w:szCs w:val="24"/>
        </w:rPr>
        <w:t>ensures</w:t>
      </w:r>
      <w:r w:rsidR="00020936">
        <w:rPr>
          <w:rFonts w:ascii="Times New Roman" w:hAnsi="Times New Roman" w:cs="Times New Roman"/>
          <w:sz w:val="22"/>
          <w:szCs w:val="24"/>
        </w:rPr>
        <w:t xml:space="preserve"> that the </w:t>
      </w:r>
      <w:r w:rsidR="00FF64FE">
        <w:rPr>
          <w:rFonts w:ascii="Times New Roman" w:hAnsi="Times New Roman" w:cs="Times New Roman"/>
          <w:sz w:val="22"/>
          <w:szCs w:val="24"/>
        </w:rPr>
        <w:t>tool path will</w:t>
      </w:r>
      <w:r w:rsidR="00FF3750">
        <w:rPr>
          <w:rFonts w:ascii="Times New Roman" w:hAnsi="Times New Roman" w:cs="Times New Roman"/>
          <w:sz w:val="22"/>
          <w:szCs w:val="24"/>
        </w:rPr>
        <w:t xml:space="preserve"> not double back on itself and create problems. </w:t>
      </w:r>
      <w:r w:rsidR="009F6AFC">
        <w:rPr>
          <w:rFonts w:ascii="Times New Roman" w:hAnsi="Times New Roman" w:cs="Times New Roman"/>
          <w:sz w:val="22"/>
          <w:szCs w:val="24"/>
        </w:rPr>
        <w:t xml:space="preserve">The TSP logic does this by calculating the distances between the current point it is at </w:t>
      </w:r>
      <w:r w:rsidR="00D933CB">
        <w:rPr>
          <w:rFonts w:ascii="Times New Roman" w:hAnsi="Times New Roman" w:cs="Times New Roman"/>
          <w:sz w:val="22"/>
          <w:szCs w:val="24"/>
        </w:rPr>
        <w:t>and</w:t>
      </w:r>
      <w:r w:rsidR="009F6AFC">
        <w:rPr>
          <w:rFonts w:ascii="Times New Roman" w:hAnsi="Times New Roman" w:cs="Times New Roman"/>
          <w:sz w:val="22"/>
          <w:szCs w:val="24"/>
        </w:rPr>
        <w:t xml:space="preserve"> the points on the layer. After it does this</w:t>
      </w:r>
      <w:r w:rsidR="00575A28">
        <w:rPr>
          <w:rFonts w:ascii="Times New Roman" w:hAnsi="Times New Roman" w:cs="Times New Roman"/>
          <w:sz w:val="22"/>
          <w:szCs w:val="24"/>
        </w:rPr>
        <w:t xml:space="preserve">, it will move the tool to the shortest distance point and repeat the process until all the points are reached. </w:t>
      </w:r>
      <w:r w:rsidR="00DC3714">
        <w:rPr>
          <w:rFonts w:ascii="Times New Roman" w:hAnsi="Times New Roman" w:cs="Times New Roman"/>
          <w:sz w:val="22"/>
          <w:szCs w:val="24"/>
        </w:rPr>
        <w:t xml:space="preserve">Something </w:t>
      </w:r>
      <w:r w:rsidR="00A0370A">
        <w:rPr>
          <w:rFonts w:ascii="Times New Roman" w:hAnsi="Times New Roman" w:cs="Times New Roman"/>
          <w:sz w:val="22"/>
          <w:szCs w:val="24"/>
        </w:rPr>
        <w:t>like</w:t>
      </w:r>
      <w:r w:rsidR="00DC3714">
        <w:rPr>
          <w:rFonts w:ascii="Times New Roman" w:hAnsi="Times New Roman" w:cs="Times New Roman"/>
          <w:sz w:val="22"/>
          <w:szCs w:val="24"/>
        </w:rPr>
        <w:t xml:space="preserve"> the TSP</w:t>
      </w:r>
      <w:r w:rsidR="002A1F5C">
        <w:rPr>
          <w:rFonts w:ascii="Times New Roman" w:hAnsi="Times New Roman" w:cs="Times New Roman"/>
          <w:sz w:val="22"/>
          <w:szCs w:val="24"/>
        </w:rPr>
        <w:t xml:space="preserve"> logic was present in the previous </w:t>
      </w:r>
      <w:r w:rsidR="004D055A">
        <w:rPr>
          <w:rFonts w:ascii="Times New Roman" w:hAnsi="Times New Roman" w:cs="Times New Roman"/>
          <w:sz w:val="22"/>
          <w:szCs w:val="24"/>
        </w:rPr>
        <w:t>researcher's</w:t>
      </w:r>
      <w:r w:rsidR="002A1F5C">
        <w:rPr>
          <w:rFonts w:ascii="Times New Roman" w:hAnsi="Times New Roman" w:cs="Times New Roman"/>
          <w:sz w:val="22"/>
          <w:szCs w:val="24"/>
        </w:rPr>
        <w:t xml:space="preserve"> research</w:t>
      </w:r>
      <w:r w:rsidR="004D055A">
        <w:rPr>
          <w:rFonts w:ascii="Times New Roman" w:hAnsi="Times New Roman" w:cs="Times New Roman"/>
          <w:sz w:val="22"/>
          <w:szCs w:val="24"/>
        </w:rPr>
        <w:t>;</w:t>
      </w:r>
      <w:r w:rsidR="002A1F5C">
        <w:rPr>
          <w:rFonts w:ascii="Times New Roman" w:hAnsi="Times New Roman" w:cs="Times New Roman"/>
          <w:sz w:val="22"/>
          <w:szCs w:val="24"/>
        </w:rPr>
        <w:t xml:space="preserve"> however</w:t>
      </w:r>
      <w:r w:rsidR="004D055A">
        <w:rPr>
          <w:rFonts w:ascii="Times New Roman" w:hAnsi="Times New Roman" w:cs="Times New Roman"/>
          <w:sz w:val="22"/>
          <w:szCs w:val="24"/>
        </w:rPr>
        <w:t>,</w:t>
      </w:r>
      <w:r w:rsidR="002A1F5C">
        <w:rPr>
          <w:rFonts w:ascii="Times New Roman" w:hAnsi="Times New Roman" w:cs="Times New Roman"/>
          <w:sz w:val="22"/>
          <w:szCs w:val="24"/>
        </w:rPr>
        <w:t xml:space="preserve"> </w:t>
      </w:r>
      <w:r w:rsidR="00DC3714">
        <w:rPr>
          <w:rFonts w:ascii="Times New Roman" w:hAnsi="Times New Roman" w:cs="Times New Roman"/>
          <w:sz w:val="22"/>
          <w:szCs w:val="24"/>
        </w:rPr>
        <w:t xml:space="preserve">it was adjusted </w:t>
      </w:r>
      <w:r w:rsidR="004D055A">
        <w:rPr>
          <w:rFonts w:ascii="Times New Roman" w:hAnsi="Times New Roman" w:cs="Times New Roman"/>
          <w:sz w:val="22"/>
          <w:szCs w:val="24"/>
        </w:rPr>
        <w:t xml:space="preserve">so </w:t>
      </w:r>
      <w:r w:rsidR="00B42727">
        <w:rPr>
          <w:rFonts w:ascii="Times New Roman" w:hAnsi="Times New Roman" w:cs="Times New Roman"/>
          <w:sz w:val="22"/>
          <w:szCs w:val="24"/>
        </w:rPr>
        <w:t xml:space="preserve">that other modules could be used </w:t>
      </w:r>
      <w:r w:rsidR="00B62AA2">
        <w:rPr>
          <w:rFonts w:ascii="Times New Roman" w:hAnsi="Times New Roman" w:cs="Times New Roman"/>
          <w:sz w:val="22"/>
          <w:szCs w:val="24"/>
        </w:rPr>
        <w:t>to optimize the code further</w:t>
      </w:r>
      <w:r w:rsidR="003D1E4A">
        <w:rPr>
          <w:rFonts w:ascii="Times New Roman" w:hAnsi="Times New Roman" w:cs="Times New Roman"/>
          <w:sz w:val="22"/>
          <w:szCs w:val="24"/>
        </w:rPr>
        <w:t xml:space="preserve">. </w:t>
      </w:r>
    </w:p>
    <w:p w14:paraId="0ACA74F3" w14:textId="77777777" w:rsidR="00FF3750" w:rsidRPr="004419BE" w:rsidRDefault="00FF3750" w:rsidP="004419BE">
      <w:pPr>
        <w:ind w:firstLine="360"/>
        <w:rPr>
          <w:rFonts w:ascii="Times New Roman" w:hAnsi="Times New Roman" w:cs="Times New Roman"/>
          <w:sz w:val="22"/>
          <w:szCs w:val="24"/>
        </w:rPr>
      </w:pPr>
    </w:p>
    <w:p w14:paraId="1E1942BF" w14:textId="77777777" w:rsidR="003B47EE" w:rsidRDefault="00455104" w:rsidP="00AF348B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2C3B95">
        <w:rPr>
          <w:rFonts w:ascii="Times New Roman" w:hAnsi="Times New Roman" w:cs="Times New Roman"/>
          <w:b/>
          <w:bCs/>
          <w:sz w:val="22"/>
          <w:szCs w:val="24"/>
        </w:rPr>
        <w:t>Processing</w:t>
      </w:r>
      <w:r w:rsidR="003B47EE" w:rsidRPr="002C3B95">
        <w:rPr>
          <w:rFonts w:ascii="Times New Roman" w:hAnsi="Times New Roman" w:cs="Times New Roman"/>
          <w:b/>
          <w:bCs/>
          <w:sz w:val="22"/>
          <w:szCs w:val="24"/>
        </w:rPr>
        <w:t xml:space="preserve"> loop overview</w:t>
      </w:r>
    </w:p>
    <w:p w14:paraId="5301E037" w14:textId="1B35D9C5" w:rsidR="00D933CB" w:rsidRPr="00082EA6" w:rsidRDefault="00D933CB" w:rsidP="00305AD4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 w:rsidRPr="00082EA6">
        <w:rPr>
          <w:rFonts w:ascii="Times New Roman" w:hAnsi="Times New Roman" w:cs="Times New Roman"/>
          <w:sz w:val="22"/>
          <w:szCs w:val="24"/>
        </w:rPr>
        <w:t xml:space="preserve">The process of </w:t>
      </w:r>
      <w:r w:rsidR="00082EA6">
        <w:rPr>
          <w:rFonts w:ascii="Times New Roman" w:hAnsi="Times New Roman" w:cs="Times New Roman"/>
          <w:sz w:val="22"/>
          <w:szCs w:val="24"/>
        </w:rPr>
        <w:t>toolpath generation involves</w:t>
      </w:r>
      <w:r w:rsidR="003D1E4A" w:rsidRPr="00082EA6">
        <w:rPr>
          <w:rFonts w:ascii="Times New Roman" w:hAnsi="Times New Roman" w:cs="Times New Roman"/>
          <w:sz w:val="22"/>
          <w:szCs w:val="24"/>
        </w:rPr>
        <w:t xml:space="preserve"> several </w:t>
      </w:r>
      <w:r w:rsidR="00D97416" w:rsidRPr="00082EA6">
        <w:rPr>
          <w:rFonts w:ascii="Times New Roman" w:hAnsi="Times New Roman" w:cs="Times New Roman"/>
          <w:sz w:val="22"/>
          <w:szCs w:val="24"/>
        </w:rPr>
        <w:t xml:space="preserve">simple steps. </w:t>
      </w:r>
      <w:r w:rsidR="00082EA6" w:rsidRPr="00082EA6">
        <w:rPr>
          <w:rFonts w:ascii="Times New Roman" w:hAnsi="Times New Roman" w:cs="Times New Roman"/>
          <w:sz w:val="22"/>
          <w:szCs w:val="24"/>
        </w:rPr>
        <w:t>First</w:t>
      </w:r>
      <w:r w:rsidR="00082EA6">
        <w:rPr>
          <w:rFonts w:ascii="Times New Roman" w:hAnsi="Times New Roman" w:cs="Times New Roman"/>
          <w:sz w:val="22"/>
          <w:szCs w:val="24"/>
        </w:rPr>
        <w:t>, the logic creates a variable so the entire toolpath can be stored and later saved to a text file</w:t>
      </w:r>
      <w:r w:rsidR="00082EA6" w:rsidRPr="00082EA6">
        <w:rPr>
          <w:rFonts w:ascii="Times New Roman" w:hAnsi="Times New Roman" w:cs="Times New Roman"/>
          <w:sz w:val="22"/>
          <w:szCs w:val="24"/>
        </w:rPr>
        <w:t xml:space="preserve">. </w:t>
      </w:r>
      <w:r w:rsidR="00E579A0">
        <w:rPr>
          <w:rFonts w:ascii="Times New Roman" w:hAnsi="Times New Roman" w:cs="Times New Roman"/>
          <w:sz w:val="22"/>
          <w:szCs w:val="24"/>
        </w:rPr>
        <w:t xml:space="preserve">Next, the toolpath generation will identify the highest Z coordinate or </w:t>
      </w:r>
      <w:r w:rsidR="00305AD4">
        <w:rPr>
          <w:rFonts w:ascii="Times New Roman" w:hAnsi="Times New Roman" w:cs="Times New Roman"/>
          <w:sz w:val="22"/>
          <w:szCs w:val="24"/>
        </w:rPr>
        <w:t>the highest layer of the figure, then eliminate any layers that have fewer than 3 points, as the module Convexhull, a module that selects the outermost points of a layer, cannot process layers that have fewer</w:t>
      </w:r>
      <w:r w:rsidR="00A47B64">
        <w:rPr>
          <w:rFonts w:ascii="Times New Roman" w:hAnsi="Times New Roman" w:cs="Times New Roman"/>
          <w:sz w:val="22"/>
          <w:szCs w:val="24"/>
        </w:rPr>
        <w:t xml:space="preserve"> than 3 points. </w:t>
      </w:r>
      <w:r w:rsidR="00305AD4">
        <w:rPr>
          <w:rFonts w:ascii="Times New Roman" w:hAnsi="Times New Roman" w:cs="Times New Roman"/>
          <w:sz w:val="22"/>
          <w:szCs w:val="24"/>
        </w:rPr>
        <w:t xml:space="preserve">Then the Convexhull </w:t>
      </w:r>
      <w:r w:rsidR="007218AB">
        <w:rPr>
          <w:rFonts w:ascii="Times New Roman" w:hAnsi="Times New Roman" w:cs="Times New Roman"/>
          <w:sz w:val="22"/>
          <w:szCs w:val="24"/>
        </w:rPr>
        <w:t>module selects the outermost points of the layer</w:t>
      </w:r>
      <w:r w:rsidR="008F0CFE">
        <w:rPr>
          <w:rFonts w:ascii="Times New Roman" w:hAnsi="Times New Roman" w:cs="Times New Roman"/>
          <w:sz w:val="22"/>
          <w:szCs w:val="24"/>
        </w:rPr>
        <w:t xml:space="preserve">, and then the circular and noncircular processing modules are </w:t>
      </w:r>
      <w:r w:rsidR="007218AB">
        <w:rPr>
          <w:rFonts w:ascii="Times New Roman" w:hAnsi="Times New Roman" w:cs="Times New Roman"/>
          <w:sz w:val="22"/>
          <w:szCs w:val="24"/>
        </w:rPr>
        <w:t xml:space="preserve">used to determine </w:t>
      </w:r>
      <w:r w:rsidR="008F0CFE">
        <w:rPr>
          <w:rFonts w:ascii="Times New Roman" w:hAnsi="Times New Roman" w:cs="Times New Roman"/>
          <w:sz w:val="22"/>
          <w:szCs w:val="24"/>
        </w:rPr>
        <w:t xml:space="preserve">which type of processing to use. This </w:t>
      </w:r>
      <w:r w:rsidR="001A20D7">
        <w:rPr>
          <w:rFonts w:ascii="Times New Roman" w:hAnsi="Times New Roman" w:cs="Times New Roman"/>
          <w:sz w:val="22"/>
          <w:szCs w:val="24"/>
        </w:rPr>
        <w:t>redundant measure</w:t>
      </w:r>
      <w:r w:rsidR="008F0CFE">
        <w:rPr>
          <w:rFonts w:ascii="Times New Roman" w:hAnsi="Times New Roman" w:cs="Times New Roman"/>
          <w:sz w:val="22"/>
          <w:szCs w:val="24"/>
        </w:rPr>
        <w:t xml:space="preserve"> is here to ensure that nothing goes wrong with the TSP logic. </w:t>
      </w:r>
      <w:r w:rsidR="00BB562D">
        <w:rPr>
          <w:rFonts w:ascii="Times New Roman" w:hAnsi="Times New Roman" w:cs="Times New Roman"/>
          <w:sz w:val="22"/>
          <w:szCs w:val="24"/>
        </w:rPr>
        <w:t xml:space="preserve">The final part </w:t>
      </w:r>
      <w:r w:rsidR="00BB562D">
        <w:rPr>
          <w:rFonts w:ascii="Times New Roman" w:hAnsi="Times New Roman" w:cs="Times New Roman"/>
          <w:sz w:val="22"/>
          <w:szCs w:val="24"/>
        </w:rPr>
        <w:lastRenderedPageBreak/>
        <w:t xml:space="preserve">of the toolpath generation is moving to the next layer. The toolpath generation </w:t>
      </w:r>
      <w:r w:rsidR="001358FF">
        <w:rPr>
          <w:rFonts w:ascii="Times New Roman" w:hAnsi="Times New Roman" w:cs="Times New Roman"/>
          <w:sz w:val="22"/>
          <w:szCs w:val="24"/>
        </w:rPr>
        <w:t xml:space="preserve">looks for the closest point on the next layer and saves that so the </w:t>
      </w:r>
      <w:r w:rsidR="00D328A3">
        <w:rPr>
          <w:rFonts w:ascii="Times New Roman" w:hAnsi="Times New Roman" w:cs="Times New Roman"/>
          <w:sz w:val="22"/>
          <w:szCs w:val="24"/>
        </w:rPr>
        <w:t xml:space="preserve">tool can return to that point later when it needs to move to the next layer. This creates a general area where the toolpath generation </w:t>
      </w:r>
      <w:r w:rsidR="001A20D7">
        <w:rPr>
          <w:rFonts w:ascii="Times New Roman" w:hAnsi="Times New Roman" w:cs="Times New Roman"/>
          <w:sz w:val="22"/>
          <w:szCs w:val="24"/>
        </w:rPr>
        <w:t xml:space="preserve">will always move to the next layer, cleaning up the toolpath visually. This </w:t>
      </w:r>
      <w:r w:rsidR="00774D55">
        <w:rPr>
          <w:rFonts w:ascii="Times New Roman" w:hAnsi="Times New Roman" w:cs="Times New Roman"/>
          <w:sz w:val="22"/>
          <w:szCs w:val="24"/>
        </w:rPr>
        <w:t xml:space="preserve">will then </w:t>
      </w:r>
      <w:r w:rsidR="00B62AA2">
        <w:rPr>
          <w:rFonts w:ascii="Times New Roman" w:hAnsi="Times New Roman" w:cs="Times New Roman"/>
          <w:sz w:val="22"/>
          <w:szCs w:val="24"/>
        </w:rPr>
        <w:t>repeat</w:t>
      </w:r>
      <w:r w:rsidR="00774D55">
        <w:rPr>
          <w:rFonts w:ascii="Times New Roman" w:hAnsi="Times New Roman" w:cs="Times New Roman"/>
          <w:sz w:val="22"/>
          <w:szCs w:val="24"/>
        </w:rPr>
        <w:t xml:space="preserve"> the number</w:t>
      </w:r>
      <w:r w:rsidR="001A20D7">
        <w:rPr>
          <w:rFonts w:ascii="Times New Roman" w:hAnsi="Times New Roman" w:cs="Times New Roman"/>
          <w:sz w:val="22"/>
          <w:szCs w:val="24"/>
        </w:rPr>
        <w:t xml:space="preserve"> of layers in the </w:t>
      </w:r>
      <w:r w:rsidR="00774D55">
        <w:rPr>
          <w:rFonts w:ascii="Times New Roman" w:hAnsi="Times New Roman" w:cs="Times New Roman"/>
          <w:sz w:val="22"/>
          <w:szCs w:val="24"/>
        </w:rPr>
        <w:t xml:space="preserve">STL file. </w:t>
      </w:r>
    </w:p>
    <w:p w14:paraId="4C428F1E" w14:textId="77777777" w:rsidR="00D933CB" w:rsidRPr="00D933CB" w:rsidRDefault="00D933CB" w:rsidP="00D933CB">
      <w:pPr>
        <w:rPr>
          <w:rFonts w:ascii="Times New Roman" w:hAnsi="Times New Roman" w:cs="Times New Roman"/>
          <w:sz w:val="22"/>
          <w:szCs w:val="24"/>
        </w:rPr>
      </w:pPr>
    </w:p>
    <w:p w14:paraId="333B30CB" w14:textId="07586F94" w:rsidR="003B47EE" w:rsidRPr="002C3B95" w:rsidRDefault="003B47EE" w:rsidP="00AF348B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2C3B95">
        <w:rPr>
          <w:rFonts w:ascii="Times New Roman" w:hAnsi="Times New Roman" w:cs="Times New Roman"/>
          <w:b/>
          <w:bCs/>
          <w:sz w:val="22"/>
          <w:szCs w:val="24"/>
        </w:rPr>
        <w:t>General G-code addons</w:t>
      </w:r>
    </w:p>
    <w:p w14:paraId="7447635B" w14:textId="11186CE7" w:rsidR="00D4012E" w:rsidRDefault="00E31652" w:rsidP="00774D55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 w:rsidRPr="009451D0">
        <w:rPr>
          <w:rFonts w:ascii="Times New Roman" w:hAnsi="Times New Roman" w:cs="Times New Roman"/>
          <w:sz w:val="22"/>
          <w:szCs w:val="24"/>
        </w:rPr>
        <w:t xml:space="preserve">For the last section of the code, the </w:t>
      </w:r>
      <w:r w:rsidR="000433CF" w:rsidRPr="009451D0">
        <w:rPr>
          <w:rFonts w:ascii="Times New Roman" w:hAnsi="Times New Roman" w:cs="Times New Roman"/>
          <w:sz w:val="22"/>
          <w:szCs w:val="24"/>
        </w:rPr>
        <w:t>general processing settings</w:t>
      </w:r>
      <w:r w:rsidR="00774D55">
        <w:rPr>
          <w:rFonts w:ascii="Times New Roman" w:hAnsi="Times New Roman" w:cs="Times New Roman"/>
          <w:sz w:val="22"/>
          <w:szCs w:val="24"/>
        </w:rPr>
        <w:t xml:space="preserve"> like spindle speed</w:t>
      </w:r>
      <w:r w:rsidR="00AF0470">
        <w:rPr>
          <w:rFonts w:ascii="Times New Roman" w:hAnsi="Times New Roman" w:cs="Times New Roman"/>
          <w:sz w:val="22"/>
          <w:szCs w:val="24"/>
        </w:rPr>
        <w:t>, setting the machine to absolute positioning, and setting the workplace origin</w:t>
      </w:r>
      <w:r w:rsidR="000433CF" w:rsidRPr="009451D0">
        <w:rPr>
          <w:rFonts w:ascii="Times New Roman" w:hAnsi="Times New Roman" w:cs="Times New Roman"/>
          <w:sz w:val="22"/>
          <w:szCs w:val="24"/>
        </w:rPr>
        <w:t xml:space="preserve"> are added to the beginning and end of the code so that the toolpath is ready to be put into the CNC machine</w:t>
      </w:r>
      <w:r w:rsidR="00B63DEB">
        <w:rPr>
          <w:rFonts w:ascii="Times New Roman" w:hAnsi="Times New Roman" w:cs="Times New Roman"/>
          <w:sz w:val="22"/>
          <w:szCs w:val="24"/>
        </w:rPr>
        <w:t xml:space="preserve"> right after the program is finished generating the G-code</w:t>
      </w:r>
      <w:r w:rsidR="000433CF" w:rsidRPr="009451D0">
        <w:rPr>
          <w:rFonts w:ascii="Times New Roman" w:hAnsi="Times New Roman" w:cs="Times New Roman"/>
          <w:sz w:val="22"/>
          <w:szCs w:val="24"/>
        </w:rPr>
        <w:t xml:space="preserve">. </w:t>
      </w:r>
      <w:r w:rsidR="001C377C" w:rsidRPr="009451D0">
        <w:rPr>
          <w:rFonts w:ascii="Times New Roman" w:hAnsi="Times New Roman" w:cs="Times New Roman"/>
          <w:sz w:val="22"/>
          <w:szCs w:val="24"/>
        </w:rPr>
        <w:t>These are found in the header and footer sections of the code</w:t>
      </w:r>
      <w:r w:rsidR="00B63DEB">
        <w:rPr>
          <w:rFonts w:ascii="Times New Roman" w:hAnsi="Times New Roman" w:cs="Times New Roman"/>
          <w:sz w:val="22"/>
          <w:szCs w:val="24"/>
        </w:rPr>
        <w:t xml:space="preserve"> </w:t>
      </w:r>
      <w:r w:rsidR="00643025">
        <w:rPr>
          <w:rFonts w:ascii="Times New Roman" w:hAnsi="Times New Roman" w:cs="Times New Roman"/>
          <w:sz w:val="22"/>
          <w:szCs w:val="24"/>
        </w:rPr>
        <w:t>and</w:t>
      </w:r>
      <w:r w:rsidR="00B63DEB">
        <w:rPr>
          <w:rFonts w:ascii="Times New Roman" w:hAnsi="Times New Roman" w:cs="Times New Roman"/>
          <w:sz w:val="22"/>
          <w:szCs w:val="24"/>
        </w:rPr>
        <w:t xml:space="preserve"> were explained in an earlier section.</w:t>
      </w:r>
    </w:p>
    <w:p w14:paraId="0480AD78" w14:textId="5A5E441F" w:rsidR="00643025" w:rsidRDefault="00643025" w:rsidP="00774D55">
      <w:pPr>
        <w:ind w:firstLine="360"/>
        <w:jc w:val="left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The final part of the code</w:t>
      </w:r>
      <w:r w:rsidR="0060379A">
        <w:rPr>
          <w:rFonts w:ascii="Times New Roman" w:hAnsi="Times New Roman" w:cs="Times New Roman"/>
          <w:sz w:val="22"/>
          <w:szCs w:val="24"/>
        </w:rPr>
        <w:t xml:space="preserve">, shown in Figure 4.5, is </w:t>
      </w:r>
      <w:r w:rsidR="00731396">
        <w:rPr>
          <w:rFonts w:ascii="Times New Roman" w:hAnsi="Times New Roman" w:cs="Times New Roman"/>
          <w:sz w:val="22"/>
          <w:szCs w:val="24"/>
        </w:rPr>
        <w:t>to save the toolpath generated into a text file that can be directly input</w:t>
      </w:r>
      <w:r w:rsidR="0060379A">
        <w:rPr>
          <w:rFonts w:ascii="Times New Roman" w:hAnsi="Times New Roman" w:cs="Times New Roman"/>
          <w:sz w:val="22"/>
          <w:szCs w:val="24"/>
        </w:rPr>
        <w:t xml:space="preserve"> into the CNC machine.</w:t>
      </w:r>
    </w:p>
    <w:p w14:paraId="72BDE376" w14:textId="77777777" w:rsidR="00774D55" w:rsidRPr="009451D0" w:rsidRDefault="00774D55" w:rsidP="009451D0">
      <w:pPr>
        <w:ind w:firstLine="360"/>
        <w:rPr>
          <w:rFonts w:ascii="Times New Roman" w:hAnsi="Times New Roman" w:cs="Times New Roman"/>
          <w:sz w:val="22"/>
          <w:szCs w:val="24"/>
        </w:rPr>
      </w:pPr>
    </w:p>
    <w:p w14:paraId="752151EC" w14:textId="77777777" w:rsidR="00B63DEB" w:rsidRDefault="00B63DEB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br w:type="page"/>
      </w:r>
    </w:p>
    <w:p w14:paraId="1F0BD425" w14:textId="427A9E8D" w:rsidR="0047024C" w:rsidRPr="00D4012E" w:rsidRDefault="004A364E" w:rsidP="00D4012E">
      <w:pPr>
        <w:pStyle w:val="ListParagraph"/>
        <w:numPr>
          <w:ilvl w:val="1"/>
          <w:numId w:val="55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D4012E">
        <w:rPr>
          <w:rFonts w:ascii="Times New Roman" w:hAnsi="Times New Roman" w:cs="Times New Roman"/>
          <w:b/>
          <w:bCs/>
          <w:sz w:val="22"/>
          <w:szCs w:val="24"/>
        </w:rPr>
        <w:lastRenderedPageBreak/>
        <w:t xml:space="preserve">NC viewer </w:t>
      </w:r>
      <w:r w:rsidR="0047024C" w:rsidRPr="00D4012E">
        <w:rPr>
          <w:rFonts w:ascii="Times New Roman" w:hAnsi="Times New Roman" w:cs="Times New Roman"/>
          <w:b/>
          <w:bCs/>
          <w:sz w:val="22"/>
          <w:szCs w:val="24"/>
        </w:rPr>
        <w:t>confirmation</w:t>
      </w:r>
    </w:p>
    <w:p w14:paraId="2BDDC9BD" w14:textId="32402468" w:rsidR="0041030D" w:rsidRPr="00D4012E" w:rsidRDefault="0041030D" w:rsidP="00D4012E">
      <w:pPr>
        <w:ind w:firstLine="360"/>
        <w:rPr>
          <w:rFonts w:ascii="Times New Roman" w:hAnsi="Times New Roman" w:cs="Times New Roman"/>
          <w:sz w:val="22"/>
          <w:szCs w:val="24"/>
        </w:rPr>
      </w:pPr>
      <w:r w:rsidRPr="00D4012E">
        <w:rPr>
          <w:rFonts w:ascii="Times New Roman" w:hAnsi="Times New Roman" w:cs="Times New Roman"/>
          <w:sz w:val="22"/>
          <w:szCs w:val="24"/>
        </w:rPr>
        <w:t xml:space="preserve">After </w:t>
      </w:r>
      <w:r w:rsidR="004419BE">
        <w:rPr>
          <w:rFonts w:ascii="Times New Roman" w:hAnsi="Times New Roman" w:cs="Times New Roman"/>
          <w:sz w:val="22"/>
          <w:szCs w:val="24"/>
        </w:rPr>
        <w:t xml:space="preserve">the CAM system generates </w:t>
      </w:r>
      <w:r w:rsidR="00731396" w:rsidRPr="00731396">
        <w:rPr>
          <w:rFonts w:ascii="Times New Roman" w:hAnsi="Times New Roman" w:cs="Times New Roman"/>
          <w:sz w:val="22"/>
          <w:szCs w:val="24"/>
        </w:rPr>
        <w:t xml:space="preserve">the toolpath, the NC viewer, an online website that visualizes the G-code, is used to ensure </w:t>
      </w:r>
      <w:r w:rsidR="00731396">
        <w:rPr>
          <w:rFonts w:ascii="Times New Roman" w:hAnsi="Times New Roman" w:cs="Times New Roman"/>
          <w:sz w:val="22"/>
          <w:szCs w:val="24"/>
        </w:rPr>
        <w:t>it is error-free</w:t>
      </w:r>
      <w:r w:rsidR="000A23D6" w:rsidRPr="00D4012E">
        <w:rPr>
          <w:rFonts w:ascii="Times New Roman" w:hAnsi="Times New Roman" w:cs="Times New Roman"/>
          <w:sz w:val="22"/>
          <w:szCs w:val="24"/>
        </w:rPr>
        <w:t xml:space="preserve">. </w:t>
      </w:r>
      <w:r w:rsidR="004B0444">
        <w:rPr>
          <w:rFonts w:ascii="Times New Roman" w:hAnsi="Times New Roman" w:cs="Times New Roman"/>
          <w:sz w:val="22"/>
          <w:szCs w:val="24"/>
        </w:rPr>
        <w:t xml:space="preserve">The </w:t>
      </w:r>
      <w:r w:rsidR="005132B4">
        <w:rPr>
          <w:rFonts w:ascii="Times New Roman" w:hAnsi="Times New Roman" w:cs="Times New Roman"/>
          <w:sz w:val="22"/>
          <w:szCs w:val="24"/>
        </w:rPr>
        <w:t xml:space="preserve">NC viewer </w:t>
      </w:r>
      <w:r w:rsidR="00731396">
        <w:rPr>
          <w:rFonts w:ascii="Times New Roman" w:hAnsi="Times New Roman" w:cs="Times New Roman"/>
          <w:sz w:val="22"/>
          <w:szCs w:val="24"/>
        </w:rPr>
        <w:t>also simulates</w:t>
      </w:r>
      <w:r w:rsidR="005132B4">
        <w:rPr>
          <w:rFonts w:ascii="Times New Roman" w:hAnsi="Times New Roman" w:cs="Times New Roman"/>
          <w:sz w:val="22"/>
          <w:szCs w:val="24"/>
        </w:rPr>
        <w:t xml:space="preserve"> what will happen in the </w:t>
      </w:r>
      <w:r w:rsidR="004B0444">
        <w:rPr>
          <w:rFonts w:ascii="Times New Roman" w:hAnsi="Times New Roman" w:cs="Times New Roman"/>
          <w:sz w:val="22"/>
          <w:szCs w:val="24"/>
        </w:rPr>
        <w:t>incremental forming process and can be edited as needed.</w:t>
      </w:r>
    </w:p>
    <w:p w14:paraId="29D71647" w14:textId="04C04F36" w:rsidR="0041030D" w:rsidRPr="002C3B95" w:rsidRDefault="00BA59AE" w:rsidP="00EC5F70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2C3B95">
        <w:rPr>
          <w:rFonts w:ascii="Times New Roman" w:hAnsi="Times New Roman" w:cs="Times New Roman"/>
          <w:noProof/>
        </w:rPr>
        <w:drawing>
          <wp:inline distT="0" distB="0" distL="0" distR="0" wp14:anchorId="7599DB2C" wp14:editId="5C381A03">
            <wp:extent cx="5400040" cy="3549650"/>
            <wp:effectExtent l="0" t="0" r="0" b="0"/>
            <wp:docPr id="81324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0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0BA" w14:textId="7121ACA3" w:rsidR="0023002C" w:rsidRPr="002C3B95" w:rsidRDefault="0023002C" w:rsidP="00EC5F70">
      <w:pPr>
        <w:jc w:val="center"/>
        <w:rPr>
          <w:rFonts w:ascii="Times New Roman" w:hAnsi="Times New Roman" w:cs="Times New Roman"/>
          <w:b/>
          <w:bCs/>
          <w:sz w:val="22"/>
          <w:szCs w:val="24"/>
        </w:rPr>
      </w:pPr>
      <w:r w:rsidRPr="002C3B95">
        <w:rPr>
          <w:rFonts w:ascii="Times New Roman" w:hAnsi="Times New Roman" w:cs="Times New Roman"/>
          <w:b/>
          <w:bCs/>
          <w:sz w:val="22"/>
          <w:szCs w:val="24"/>
        </w:rPr>
        <w:t xml:space="preserve">Figure </w:t>
      </w:r>
      <w:r w:rsidR="00372D43">
        <w:rPr>
          <w:rFonts w:ascii="Times New Roman" w:hAnsi="Times New Roman" w:cs="Times New Roman"/>
          <w:b/>
          <w:bCs/>
          <w:sz w:val="22"/>
          <w:szCs w:val="24"/>
        </w:rPr>
        <w:t>4.4</w:t>
      </w:r>
      <w:r w:rsidRPr="002C3B95">
        <w:rPr>
          <w:rFonts w:ascii="Times New Roman" w:hAnsi="Times New Roman" w:cs="Times New Roman"/>
          <w:b/>
          <w:bCs/>
          <w:sz w:val="22"/>
          <w:szCs w:val="24"/>
        </w:rPr>
        <w:t xml:space="preserve">. </w:t>
      </w:r>
      <w:r w:rsidR="008257BD" w:rsidRPr="002C3B95">
        <w:rPr>
          <w:rFonts w:ascii="Times New Roman" w:hAnsi="Times New Roman" w:cs="Times New Roman"/>
          <w:b/>
          <w:bCs/>
          <w:sz w:val="22"/>
          <w:szCs w:val="24"/>
        </w:rPr>
        <w:t>NC viewer confirmation of the toolpath.</w:t>
      </w:r>
    </w:p>
    <w:p w14:paraId="54102176" w14:textId="77777777" w:rsidR="001A7ECE" w:rsidRPr="002C3B95" w:rsidRDefault="001A7ECE" w:rsidP="00EC5F70">
      <w:pPr>
        <w:spacing w:after="160"/>
        <w:jc w:val="left"/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br w:type="page"/>
      </w:r>
    </w:p>
    <w:p w14:paraId="7D3D063C" w14:textId="675DDA77" w:rsidR="00D07BF5" w:rsidRPr="00D4012E" w:rsidRDefault="001A7ECE" w:rsidP="00EC5F70">
      <w:pPr>
        <w:rPr>
          <w:rFonts w:ascii="Times New Roman" w:hAnsi="Times New Roman" w:cs="Times New Roman"/>
          <w:sz w:val="40"/>
          <w:szCs w:val="44"/>
          <w:highlight w:val="yellow"/>
        </w:rPr>
      </w:pPr>
      <w:r w:rsidRPr="00D4012E">
        <w:rPr>
          <w:rFonts w:ascii="Times New Roman" w:hAnsi="Times New Roman" w:cs="Times New Roman"/>
          <w:sz w:val="40"/>
          <w:szCs w:val="44"/>
          <w:highlight w:val="yellow"/>
        </w:rPr>
        <w:lastRenderedPageBreak/>
        <w:t xml:space="preserve">Chapter 5: </w:t>
      </w:r>
      <w:r w:rsidR="007B368B" w:rsidRPr="00D4012E">
        <w:rPr>
          <w:rFonts w:ascii="Times New Roman" w:hAnsi="Times New Roman" w:cs="Times New Roman"/>
          <w:sz w:val="40"/>
          <w:szCs w:val="44"/>
          <w:highlight w:val="yellow"/>
        </w:rPr>
        <w:t>Incremental forming Experiment</w:t>
      </w:r>
    </w:p>
    <w:p w14:paraId="5DB70A1B" w14:textId="23FCA54A" w:rsidR="00D07BF5" w:rsidRPr="00D4012E" w:rsidRDefault="0047024C" w:rsidP="00B965B8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sz w:val="24"/>
          <w:szCs w:val="28"/>
          <w:highlight w:val="yellow"/>
        </w:rPr>
      </w:pPr>
      <w:r w:rsidRPr="00D4012E">
        <w:rPr>
          <w:rFonts w:ascii="Times New Roman" w:hAnsi="Times New Roman" w:cs="Times New Roman"/>
          <w:sz w:val="24"/>
          <w:szCs w:val="28"/>
          <w:highlight w:val="yellow"/>
        </w:rPr>
        <w:t>Plastic feasibility study</w:t>
      </w:r>
      <w:r w:rsidR="000E779E" w:rsidRPr="00D4012E">
        <w:rPr>
          <w:rFonts w:ascii="Times New Roman" w:hAnsi="Times New Roman" w:cs="Times New Roman"/>
          <w:sz w:val="24"/>
          <w:szCs w:val="28"/>
          <w:highlight w:val="yellow"/>
        </w:rPr>
        <w:t xml:space="preserve"> of manufacturing</w:t>
      </w:r>
    </w:p>
    <w:p w14:paraId="1C639C4D" w14:textId="28F2F210" w:rsidR="0047024C" w:rsidRPr="00D4012E" w:rsidRDefault="0047024C" w:rsidP="00B965B8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sz w:val="24"/>
          <w:szCs w:val="28"/>
          <w:highlight w:val="yellow"/>
        </w:rPr>
      </w:pPr>
      <w:r w:rsidRPr="00D4012E">
        <w:rPr>
          <w:rFonts w:ascii="Times New Roman" w:hAnsi="Times New Roman" w:cs="Times New Roman"/>
          <w:sz w:val="24"/>
          <w:szCs w:val="28"/>
          <w:highlight w:val="yellow"/>
        </w:rPr>
        <w:t xml:space="preserve">CFRTP </w:t>
      </w:r>
      <w:r w:rsidR="000E779E" w:rsidRPr="00D4012E">
        <w:rPr>
          <w:rFonts w:ascii="Times New Roman" w:hAnsi="Times New Roman" w:cs="Times New Roman"/>
          <w:sz w:val="24"/>
          <w:szCs w:val="28"/>
          <w:highlight w:val="yellow"/>
        </w:rPr>
        <w:t>testing</w:t>
      </w:r>
    </w:p>
    <w:p w14:paraId="555ACA96" w14:textId="4B7B8C32" w:rsidR="00FE7507" w:rsidRPr="00B965B8" w:rsidRDefault="00FE7507" w:rsidP="00B965B8">
      <w:pPr>
        <w:ind w:firstLine="360"/>
        <w:jc w:val="left"/>
        <w:rPr>
          <w:rFonts w:ascii="Times New Roman" w:hAnsi="Times New Roman" w:cs="Times New Roman"/>
        </w:rPr>
      </w:pPr>
      <w:r w:rsidRPr="00D4012E">
        <w:rPr>
          <w:rFonts w:ascii="Times New Roman" w:hAnsi="Times New Roman" w:cs="Times New Roman"/>
          <w:highlight w:val="yellow"/>
        </w:rPr>
        <w:t xml:space="preserve">P A6 </w:t>
      </w:r>
      <w:proofErr w:type="gramStart"/>
      <w:r w:rsidRPr="00D4012E">
        <w:rPr>
          <w:rFonts w:ascii="Times New Roman" w:hAnsi="Times New Roman" w:cs="Times New Roman"/>
          <w:highlight w:val="yellow"/>
        </w:rPr>
        <w:t>( discontinuous</w:t>
      </w:r>
      <w:proofErr w:type="gramEnd"/>
      <w:r w:rsidRPr="00D4012E">
        <w:rPr>
          <w:rFonts w:ascii="Times New Roman" w:hAnsi="Times New Roman" w:cs="Times New Roman"/>
          <w:highlight w:val="yellow"/>
        </w:rPr>
        <w:t xml:space="preserve"> fiber FRTP), a resin with poor moldability, is heated to near its melting point using oil, and the resin is softened and then molded incrementally, assisting in the molding process. [1 </w:t>
      </w:r>
      <w:proofErr w:type="gramStart"/>
      <w:r w:rsidRPr="00D4012E">
        <w:rPr>
          <w:rFonts w:ascii="Times New Roman" w:hAnsi="Times New Roman" w:cs="Times New Roman"/>
          <w:highlight w:val="yellow"/>
        </w:rPr>
        <w:t>8 ]</w:t>
      </w:r>
      <w:proofErr w:type="gramEnd"/>
    </w:p>
    <w:p w14:paraId="200F1517" w14:textId="77777777" w:rsidR="00D07BF5" w:rsidRPr="002C3B95" w:rsidRDefault="00D07BF5" w:rsidP="00EC5F70">
      <w:pPr>
        <w:spacing w:after="160"/>
        <w:jc w:val="left"/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br w:type="page"/>
      </w:r>
    </w:p>
    <w:p w14:paraId="69A192D6" w14:textId="4327945C" w:rsidR="00D07BF5" w:rsidRPr="00B965B8" w:rsidRDefault="005D26DD" w:rsidP="00B965B8">
      <w:pPr>
        <w:rPr>
          <w:rFonts w:ascii="Times New Roman" w:hAnsi="Times New Roman" w:cs="Times New Roman"/>
          <w:sz w:val="40"/>
          <w:szCs w:val="44"/>
        </w:rPr>
      </w:pPr>
      <w:r w:rsidRPr="000D37FC">
        <w:rPr>
          <w:rFonts w:ascii="Times New Roman" w:hAnsi="Times New Roman" w:cs="Times New Roman"/>
          <w:sz w:val="40"/>
          <w:szCs w:val="44"/>
          <w:highlight w:val="yellow"/>
        </w:rPr>
        <w:lastRenderedPageBreak/>
        <w:t xml:space="preserve">Chapter 6: Conclusion and Future </w:t>
      </w:r>
      <w:r w:rsidR="00B965B8" w:rsidRPr="000D37FC">
        <w:rPr>
          <w:rFonts w:ascii="Times New Roman" w:hAnsi="Times New Roman" w:cs="Times New Roman"/>
          <w:sz w:val="40"/>
          <w:szCs w:val="44"/>
          <w:highlight w:val="yellow"/>
        </w:rPr>
        <w:t>Improvements</w:t>
      </w:r>
    </w:p>
    <w:p w14:paraId="4FB67BDD" w14:textId="77777777" w:rsidR="00D07BF5" w:rsidRPr="002C3B95" w:rsidRDefault="00D07BF5" w:rsidP="00EC5F70">
      <w:pPr>
        <w:spacing w:after="160"/>
        <w:jc w:val="left"/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br w:type="page"/>
      </w:r>
    </w:p>
    <w:p w14:paraId="3874B0E7" w14:textId="6B500D1E" w:rsidR="00EB58B9" w:rsidRPr="0060379A" w:rsidRDefault="00EB58B9" w:rsidP="00440B8E">
      <w:pPr>
        <w:spacing w:after="160"/>
        <w:jc w:val="left"/>
        <w:rPr>
          <w:rFonts w:ascii="Times New Roman" w:hAnsi="Times New Roman" w:cs="Times New Roman"/>
          <w:sz w:val="40"/>
          <w:szCs w:val="44"/>
        </w:rPr>
      </w:pPr>
      <w:r w:rsidRPr="000D37FC">
        <w:rPr>
          <w:rFonts w:ascii="Times New Roman" w:hAnsi="Times New Roman" w:cs="Times New Roman"/>
          <w:sz w:val="40"/>
          <w:szCs w:val="44"/>
        </w:rPr>
        <w:lastRenderedPageBreak/>
        <w:t xml:space="preserve">Chapter 7: </w:t>
      </w:r>
      <w:commentRangeStart w:id="17"/>
      <w:r w:rsidRPr="000D37FC">
        <w:rPr>
          <w:rFonts w:ascii="Times New Roman" w:hAnsi="Times New Roman" w:cs="Times New Roman"/>
          <w:sz w:val="40"/>
          <w:szCs w:val="44"/>
        </w:rPr>
        <w:t>References</w:t>
      </w:r>
      <w:commentRangeEnd w:id="17"/>
      <w:r w:rsidR="00876C1E" w:rsidRPr="000D37FC">
        <w:rPr>
          <w:rStyle w:val="CommentReference"/>
        </w:rPr>
        <w:commentReference w:id="17"/>
      </w:r>
      <w:r w:rsidRPr="0060379A">
        <w:rPr>
          <w:rFonts w:ascii="Times New Roman" w:hAnsi="Times New Roman" w:cs="Times New Roman"/>
          <w:sz w:val="40"/>
          <w:szCs w:val="44"/>
        </w:rPr>
        <w:t xml:space="preserve"> </w:t>
      </w:r>
    </w:p>
    <w:p w14:paraId="515361E3" w14:textId="7DB74FF6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Bagherifard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, S.,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Ghelichi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, R., &amp; Guagliano, M. (2018). Shot peening: A review of the process and its applications. </w:t>
      </w:r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Materials Processing Technology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, 258, 188–202. </w:t>
      </w:r>
      <w:hyperlink r:id="rId29" w:history="1">
        <w:r w:rsidRPr="000D37F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https://doi.org/10.1016/j.jmatprotec.2018.03.025</w:t>
        </w:r>
      </w:hyperlink>
    </w:p>
    <w:p w14:paraId="3523242E" w14:textId="77777777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06DF2160" w14:textId="27E22B61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Duflou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, J. R.,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Habraken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, A. M., Cao, J., Malhotra, R., Bambach, M., Adams, D., ... &amp; Merklein, M. (2018). Single point incremental forming: An assessment of the progress and technology trends from 2005 to 2015. </w:t>
      </w:r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Manufacturing Processes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>, 28(3), 373–391. https://doi.org/10.1016/j.jmapro.2017.04.015</w:t>
      </w:r>
    </w:p>
    <w:p w14:paraId="67ACD3BA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9102688" w14:textId="5FEECFF5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Guttag, J. V. (2021). </w:t>
      </w:r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>Introduction to computation and programming using Python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 (3rd ed.). The MIT Press.</w:t>
      </w:r>
    </w:p>
    <w:p w14:paraId="71887A49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3BA31443" w14:textId="0E84003D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Ikari, T., &amp; Tanaka, H. (n.d.). Feasibility study of </w:t>
      </w:r>
      <w:r w:rsidR="006D659E">
        <w:rPr>
          <w:rFonts w:ascii="Times New Roman" w:hAnsi="Times New Roman" w:cs="Times New Roman"/>
          <w:sz w:val="24"/>
          <w:szCs w:val="24"/>
          <w:lang w:val="en-US"/>
        </w:rPr>
        <w:t>laser-assisted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 incremental forming for carbon fiber reinforced thermoplastic based on 3D CAD data. (Publication details </w:t>
      </w:r>
      <w:proofErr w:type="gramStart"/>
      <w:r w:rsidRPr="000D37FC">
        <w:rPr>
          <w:rFonts w:ascii="Times New Roman" w:hAnsi="Times New Roman" w:cs="Times New Roman"/>
          <w:sz w:val="24"/>
          <w:szCs w:val="24"/>
          <w:lang w:val="en-US"/>
        </w:rPr>
        <w:t>unavailable</w:t>
      </w:r>
      <w:proofErr w:type="gramEnd"/>
      <w:r w:rsidRPr="000D37F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B615436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A4D148B" w14:textId="1BC839E2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[5] 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Ikari, T., &amp; Tanaka, H. (n.d.). Feasibility study of single point incremental forming for discontinuous fiber CFRP using oil bath heating. (Publication details </w:t>
      </w:r>
      <w:proofErr w:type="gramStart"/>
      <w:r w:rsidRPr="000D37FC">
        <w:rPr>
          <w:rFonts w:ascii="Times New Roman" w:hAnsi="Times New Roman" w:cs="Times New Roman"/>
          <w:sz w:val="24"/>
          <w:szCs w:val="24"/>
          <w:lang w:val="en-US"/>
        </w:rPr>
        <w:t>unavailable</w:t>
      </w:r>
      <w:proofErr w:type="gramEnd"/>
      <w:r w:rsidRPr="000D37F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8CB832D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A1A2043" w14:textId="0FE895E7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[6] 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Mitsumori, T. (n.d.). Taiga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Mitsumori’s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 research paper. (Publication details </w:t>
      </w:r>
      <w:proofErr w:type="gramStart"/>
      <w:r w:rsidRPr="000D37FC">
        <w:rPr>
          <w:rFonts w:ascii="Times New Roman" w:hAnsi="Times New Roman" w:cs="Times New Roman"/>
          <w:sz w:val="24"/>
          <w:szCs w:val="24"/>
          <w:lang w:val="en-US"/>
        </w:rPr>
        <w:t>unavailable</w:t>
      </w:r>
      <w:proofErr w:type="gramEnd"/>
      <w:r w:rsidRPr="000D37F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FD96AF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754AFA3" w14:textId="62744164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[7] 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Sharma, V., Sharma, V., &amp; Shukla, O. J. (2014). </w:t>
      </w:r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>Principles and practices of CAD/CAM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Katson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 Books.</w:t>
      </w:r>
    </w:p>
    <w:p w14:paraId="4D4FC8CF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6E2DF72" w14:textId="3B8A8CFE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[8] </w:t>
      </w:r>
      <w:proofErr w:type="spellStart"/>
      <w:r w:rsidRPr="000D37FC">
        <w:rPr>
          <w:rFonts w:ascii="Times New Roman" w:hAnsi="Times New Roman" w:cs="Times New Roman"/>
          <w:sz w:val="24"/>
          <w:szCs w:val="24"/>
          <w:lang w:val="en-US"/>
        </w:rPr>
        <w:t>Shovic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, J. C., &amp; Simpson, A. (2021). </w:t>
      </w:r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>Python all-in-one for dummies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>. Wiley.</w:t>
      </w:r>
    </w:p>
    <w:p w14:paraId="514466B5" w14:textId="77777777" w:rsid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8A31373" w14:textId="08D7938E" w:rsidR="000D37FC" w:rsidRPr="000D37FC" w:rsidRDefault="000D37FC" w:rsidP="000D37FC">
      <w:pPr>
        <w:ind w:left="1080" w:hanging="72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[9] </w:t>
      </w:r>
      <w:r w:rsidRPr="000D37FC">
        <w:rPr>
          <w:rFonts w:ascii="Times New Roman" w:hAnsi="Times New Roman" w:cs="Times New Roman"/>
          <w:sz w:val="24"/>
          <w:szCs w:val="24"/>
          <w:lang w:val="en-US"/>
        </w:rPr>
        <w:t xml:space="preserve">Smid, P. (2006). </w:t>
      </w:r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CNC programming </w:t>
      </w:r>
      <w:proofErr w:type="spellStart"/>
      <w:r w:rsidRPr="000D37FC">
        <w:rPr>
          <w:rFonts w:ascii="Times New Roman" w:hAnsi="Times New Roman" w:cs="Times New Roman"/>
          <w:i/>
          <w:iCs/>
          <w:sz w:val="24"/>
          <w:szCs w:val="24"/>
          <w:lang w:val="en-US"/>
        </w:rPr>
        <w:t>technologique</w:t>
      </w:r>
      <w:proofErr w:type="spellEnd"/>
      <w:r w:rsidRPr="000D37FC">
        <w:rPr>
          <w:rFonts w:ascii="Times New Roman" w:hAnsi="Times New Roman" w:cs="Times New Roman"/>
          <w:sz w:val="24"/>
          <w:szCs w:val="24"/>
          <w:lang w:val="en-US"/>
        </w:rPr>
        <w:t>. Industrial Press.</w:t>
      </w:r>
    </w:p>
    <w:p w14:paraId="246DB57E" w14:textId="77777777" w:rsidR="001A7ECE" w:rsidRDefault="001A7ECE" w:rsidP="000D37FC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435AC603" w14:textId="4BE17F3E" w:rsidR="00CD1FB2" w:rsidRPr="002C3B95" w:rsidRDefault="00CD1FB2" w:rsidP="000D37FC">
      <w:pPr>
        <w:rPr>
          <w:rFonts w:ascii="Times New Roman" w:hAnsi="Times New Roman" w:cs="Times New Roman"/>
          <w:b/>
          <w:bCs/>
          <w:sz w:val="22"/>
          <w:szCs w:val="24"/>
        </w:rPr>
      </w:pPr>
      <w:hyperlink r:id="rId30" w:history="1">
        <w:r w:rsidRPr="00CD1FB2">
          <w:rPr>
            <w:rStyle w:val="Hyperlink"/>
            <w:rFonts w:ascii="Times New Roman" w:hAnsi="Times New Roman" w:cs="Times New Roman"/>
            <w:b/>
            <w:bCs/>
            <w:sz w:val="22"/>
            <w:szCs w:val="24"/>
            <w:highlight w:val="yellow"/>
          </w:rPr>
          <w:t>9784769351047</w:t>
        </w:r>
      </w:hyperlink>
      <w:r w:rsidRPr="00CD1FB2">
        <w:rPr>
          <w:rFonts w:ascii="Times New Roman" w:hAnsi="Times New Roman" w:cs="Times New Roman"/>
          <w:b/>
          <w:bCs/>
          <w:sz w:val="22"/>
          <w:szCs w:val="24"/>
          <w:highlight w:val="yellow"/>
        </w:rPr>
        <w:t xml:space="preserve"> </w:t>
      </w:r>
      <w:proofErr w:type="spellStart"/>
      <w:r w:rsidRPr="00CD1FB2">
        <w:rPr>
          <w:rFonts w:ascii="Times New Roman" w:hAnsi="Times New Roman" w:cs="Times New Roman"/>
          <w:b/>
          <w:bCs/>
          <w:sz w:val="22"/>
          <w:szCs w:val="24"/>
          <w:highlight w:val="yellow"/>
        </w:rPr>
        <w:t>ciration</w:t>
      </w:r>
      <w:proofErr w:type="spellEnd"/>
      <w:r w:rsidRPr="00CD1FB2">
        <w:rPr>
          <w:rFonts w:ascii="Times New Roman" w:hAnsi="Times New Roman" w:cs="Times New Roman"/>
          <w:b/>
          <w:bCs/>
          <w:sz w:val="22"/>
          <w:szCs w:val="24"/>
          <w:highlight w:val="yellow"/>
        </w:rPr>
        <w:t xml:space="preserve"> needed</w:t>
      </w:r>
    </w:p>
    <w:sectPr w:rsidR="00CD1FB2" w:rsidRPr="002C3B95" w:rsidSect="009455CD">
      <w:footerReference w:type="default" r:id="rId3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Emir Yilmaz" w:date="2025-04-29T15:55:00Z" w:initials="P">
    <w:p w14:paraId="0A275C26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You also need a title page, and please add page number at the end of each page.</w:t>
      </w:r>
    </w:p>
  </w:comment>
  <w:comment w:id="2" w:author="Emir Yilmaz" w:date="2025-04-29T15:56:00Z" w:initials="P">
    <w:p w14:paraId="0022CF27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my opinion your first two chapters need to be around 20 pages, and another 20-30 pages for experimental setup/conditions/results/discussion/conclusions. So in total at least 40-50 pages.</w:t>
      </w:r>
    </w:p>
  </w:comment>
  <w:comment w:id="3" w:author="Emir Yilmaz" w:date="2025-04-29T15:56:00Z" w:initials="P">
    <w:p w14:paraId="6C0EA71A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Make sure to add images accordingly.</w:t>
      </w:r>
    </w:p>
  </w:comment>
  <w:comment w:id="5" w:author="Emir Yilmaz" w:date="2025-04-29T15:51:00Z" w:initials="P">
    <w:p w14:paraId="033FA304" w14:textId="77777777" w:rsidR="008C47F5" w:rsidRDefault="008C47F5" w:rsidP="008C47F5">
      <w:pPr>
        <w:jc w:val="left"/>
      </w:pPr>
      <w:r>
        <w:rPr>
          <w:rStyle w:val="CommentReference"/>
        </w:rPr>
        <w:annotationRef/>
      </w:r>
      <w:r>
        <w:rPr>
          <w:color w:val="007F7F"/>
          <w:sz w:val="20"/>
          <w:szCs w:val="20"/>
          <w:u w:val="single"/>
        </w:rPr>
        <w:t>(</w:t>
      </w:r>
      <w:r>
        <w:rPr>
          <w:b/>
          <w:bCs/>
          <w:color w:val="007F7F"/>
          <w:sz w:val="20"/>
          <w:szCs w:val="20"/>
          <w:u w:val="single"/>
        </w:rPr>
        <w:t>Table titles need to be written at the top</w:t>
      </w:r>
      <w:r>
        <w:rPr>
          <w:color w:val="007F7F"/>
          <w:sz w:val="20"/>
          <w:szCs w:val="20"/>
          <w:u w:val="single"/>
        </w:rPr>
        <w:t>, for figures bottom is okay)</w:t>
      </w:r>
      <w:r>
        <w:rPr>
          <w:color w:val="000000"/>
          <w:sz w:val="20"/>
          <w:szCs w:val="20"/>
        </w:rPr>
        <w:t xml:space="preserve"> </w:t>
      </w:r>
    </w:p>
  </w:comment>
  <w:comment w:id="7" w:author="Emir Yilmaz" w:date="2025-04-29T15:51:00Z" w:initials="P">
    <w:p w14:paraId="100ECCF7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b/>
          <w:bCs/>
          <w:color w:val="007F7F"/>
          <w:sz w:val="20"/>
          <w:szCs w:val="20"/>
          <w:u w:val="single"/>
        </w:rPr>
        <w:t>(add an related image)</w:t>
      </w:r>
      <w:r>
        <w:rPr>
          <w:color w:val="000000"/>
          <w:sz w:val="20"/>
          <w:szCs w:val="20"/>
        </w:rPr>
        <w:t xml:space="preserve"> </w:t>
      </w:r>
    </w:p>
  </w:comment>
  <w:comment w:id="9" w:author="Emir Yilmaz" w:date="2025-04-29T15:52:00Z" w:initials="P">
    <w:p w14:paraId="33C7D079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b/>
          <w:bCs/>
          <w:color w:val="007F7F"/>
          <w:sz w:val="20"/>
          <w:szCs w:val="20"/>
          <w:u w:val="single"/>
        </w:rPr>
        <w:t>(add an related image)</w:t>
      </w:r>
      <w:r>
        <w:rPr>
          <w:color w:val="000000"/>
          <w:sz w:val="20"/>
          <w:szCs w:val="20"/>
        </w:rPr>
        <w:t xml:space="preserve"> </w:t>
      </w:r>
    </w:p>
  </w:comment>
  <w:comment w:id="11" w:author="Emir Yilmaz" w:date="2025-04-29T15:52:00Z" w:initials="P">
    <w:p w14:paraId="76130EDE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b/>
          <w:bCs/>
          <w:color w:val="007F7F"/>
          <w:sz w:val="20"/>
          <w:szCs w:val="20"/>
          <w:u w:val="single"/>
        </w:rPr>
        <w:t>(add an related image)</w:t>
      </w:r>
      <w:r>
        <w:rPr>
          <w:color w:val="000000"/>
          <w:sz w:val="20"/>
          <w:szCs w:val="20"/>
        </w:rPr>
        <w:t xml:space="preserve"> </w:t>
      </w:r>
    </w:p>
  </w:comment>
  <w:comment w:id="14" w:author="Emir Yilmaz" w:date="2025-04-28T13:09:00Z" w:initials="P">
    <w:p w14:paraId="57AA6307" w14:textId="175C288D" w:rsidR="00E26255" w:rsidRDefault="00E26255" w:rsidP="00E26255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Better to create a notes file and copy &amp; paste the code there.</w:t>
      </w:r>
    </w:p>
    <w:p w14:paraId="3EA5E95F" w14:textId="77777777" w:rsidR="00E26255" w:rsidRDefault="00E26255" w:rsidP="00E26255">
      <w:pPr>
        <w:jc w:val="left"/>
      </w:pPr>
      <w:r>
        <w:rPr>
          <w:color w:val="000000"/>
          <w:sz w:val="20"/>
          <w:szCs w:val="20"/>
        </w:rPr>
        <w:t xml:space="preserve">It’s not scientific to merely paste a screenshot of your code. </w:t>
      </w:r>
    </w:p>
    <w:p w14:paraId="5C5EC92B" w14:textId="77777777" w:rsidR="00E26255" w:rsidRDefault="00E26255" w:rsidP="00E26255">
      <w:pPr>
        <w:jc w:val="left"/>
      </w:pPr>
      <w:r>
        <w:rPr>
          <w:color w:val="000000"/>
          <w:sz w:val="20"/>
          <w:szCs w:val="20"/>
        </w:rPr>
        <w:t xml:space="preserve">If you have the code in a note format, it would be easier for next person to use it. So please prepare accordingly. </w:t>
      </w:r>
    </w:p>
  </w:comment>
  <w:comment w:id="15" w:author="Emir Yilmaz" w:date="2025-04-29T15:53:00Z" w:initials="P">
    <w:p w14:paraId="6A2527C6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Appearance of a lubricant(?) sounds a bit odd. </w:t>
      </w:r>
    </w:p>
  </w:comment>
  <w:comment w:id="16" w:author="Emir Yilmaz" w:date="2025-04-29T15:53:00Z" w:initials="P">
    <w:p w14:paraId="77507528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Better to add 2D drawing of the jig, this image is hard to understand in my opinion.</w:t>
      </w:r>
    </w:p>
  </w:comment>
  <w:comment w:id="17" w:author="Emir Yilmaz" w:date="2025-04-29T15:54:00Z" w:initials="P">
    <w:p w14:paraId="2F410ECC" w14:textId="77777777" w:rsidR="00876C1E" w:rsidRDefault="00876C1E" w:rsidP="00876C1E">
      <w:pPr>
        <w:jc w:val="left"/>
      </w:pPr>
      <w:r>
        <w:rPr>
          <w:rStyle w:val="CommentReference"/>
        </w:rPr>
        <w:annotationRef/>
      </w:r>
      <w:r>
        <w:rPr>
          <w:color w:val="007F7F"/>
          <w:sz w:val="20"/>
          <w:szCs w:val="20"/>
          <w:u w:val="single"/>
        </w:rPr>
        <w:t>(make sure to write the citations in a proper format – ask us if you don’t know how / or simply check previous students’ thesis)</w:t>
      </w:r>
      <w:r>
        <w:rPr>
          <w:color w:val="000000"/>
          <w:sz w:val="20"/>
          <w:szCs w:val="2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275C26" w15:done="0"/>
  <w15:commentEx w15:paraId="0022CF27" w15:paraIdParent="0A275C26" w15:done="0"/>
  <w15:commentEx w15:paraId="6C0EA71A" w15:paraIdParent="0A275C26" w15:done="0"/>
  <w15:commentEx w15:paraId="033FA304" w15:done="1"/>
  <w15:commentEx w15:paraId="100ECCF7" w15:done="1"/>
  <w15:commentEx w15:paraId="33C7D079" w15:done="0"/>
  <w15:commentEx w15:paraId="76130EDE" w15:done="1"/>
  <w15:commentEx w15:paraId="5C5EC92B" w15:done="1"/>
  <w15:commentEx w15:paraId="6A2527C6" w15:done="1"/>
  <w15:commentEx w15:paraId="77507528" w15:done="1"/>
  <w15:commentEx w15:paraId="2F410EC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DA2670" w16cex:dateUtc="2025-04-29T06:55:00Z">
    <w16cex:extLst>
      <w16:ext w16:uri="{CE6994B0-6A32-4C9F-8C6B-6E91EDA988CE}">
        <cr:reactions xmlns:cr="http://schemas.microsoft.com/office/comments/2020/reactions">
          <cr:reaction reactionType="1">
            <cr:reactionInfo dateUtc="2025-05-07T04:21:20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  <w16cex:commentExtensible w16cex:durableId="4EB6E4C0" w16cex:dateUtc="2025-04-29T06:56:00Z">
    <w16cex:extLst>
      <w16:ext w16:uri="{CE6994B0-6A32-4C9F-8C6B-6E91EDA988CE}">
        <cr:reactions xmlns:cr="http://schemas.microsoft.com/office/comments/2020/reactions">
          <cr:reaction reactionType="1">
            <cr:reactionInfo dateUtc="2025-05-07T07:07:12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  <w16cex:commentExtensible w16cex:durableId="74BB9A8A" w16cex:dateUtc="2025-04-29T06:56:00Z">
    <w16cex:extLst>
      <w16:ext w16:uri="{CE6994B0-6A32-4C9F-8C6B-6E91EDA988CE}">
        <cr:reactions xmlns:cr="http://schemas.microsoft.com/office/comments/2020/reactions">
          <cr:reaction reactionType="1">
            <cr:reactionInfo dateUtc="2025-05-07T07:07:11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  <w16cex:commentExtensible w16cex:durableId="512338E3" w16cex:dateUtc="2025-04-29T06:51:00Z">
    <w16cex:extLst>
      <w16:ext w16:uri="{CE6994B0-6A32-4C9F-8C6B-6E91EDA988CE}">
        <cr:reactions xmlns:cr="http://schemas.microsoft.com/office/comments/2020/reactions">
          <cr:reaction reactionType="1">
            <cr:reactionInfo dateUtc="2025-05-07T04:23:25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  <w16cex:commentExtensible w16cex:durableId="23E22D5B" w16cex:dateUtc="2025-04-29T06:51:00Z"/>
  <w16cex:commentExtensible w16cex:durableId="463500A8" w16cex:dateUtc="2025-04-29T06:52:00Z"/>
  <w16cex:commentExtensible w16cex:durableId="1C4AF424" w16cex:dateUtc="2025-04-29T06:52:00Z"/>
  <w16cex:commentExtensible w16cex:durableId="0F0F3B66" w16cex:dateUtc="2025-04-28T04:09:00Z">
    <w16cex:extLst>
      <w16:ext w16:uri="{CE6994B0-6A32-4C9F-8C6B-6E91EDA988CE}">
        <cr:reactions xmlns:cr="http://schemas.microsoft.com/office/comments/2020/reactions">
          <cr:reaction reactionType="1">
            <cr:reactionInfo dateUtc="2025-05-07T06:22:37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  <w16cex:commentExtensible w16cex:durableId="6FCE4B64" w16cex:dateUtc="2025-04-29T06:53:00Z">
    <w16cex:extLst>
      <w16:ext w16:uri="{CE6994B0-6A32-4C9F-8C6B-6E91EDA988CE}">
        <cr:reactions xmlns:cr="http://schemas.microsoft.com/office/comments/2020/reactions">
          <cr:reaction reactionType="1">
            <cr:reactionInfo dateUtc="2025-05-07T05:54:18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  <w16cex:commentExtensible w16cex:durableId="4F257116" w16cex:dateUtc="2025-04-29T06:53:00Z"/>
  <w16cex:commentExtensible w16cex:durableId="00CF4048" w16cex:dateUtc="2025-04-29T06:54:00Z">
    <w16cex:extLst>
      <w16:ext w16:uri="{CE6994B0-6A32-4C9F-8C6B-6E91EDA988CE}">
        <cr:reactions xmlns:cr="http://schemas.microsoft.com/office/comments/2020/reactions">
          <cr:reaction reactionType="1">
            <cr:reactionInfo dateUtc="2025-05-08T01:19:06Z">
              <cr:user userId="S::A2177802@eagle.sophia.ac.jp::87f3421f-7e5f-4328-a49b-3eb6eaf73452" userProvider="AD" userName="KARTER MAKOTOWINGTIM WONG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275C26" w16cid:durableId="38DA2670"/>
  <w16cid:commentId w16cid:paraId="0022CF27" w16cid:durableId="4EB6E4C0"/>
  <w16cid:commentId w16cid:paraId="6C0EA71A" w16cid:durableId="74BB9A8A"/>
  <w16cid:commentId w16cid:paraId="033FA304" w16cid:durableId="512338E3"/>
  <w16cid:commentId w16cid:paraId="100ECCF7" w16cid:durableId="23E22D5B"/>
  <w16cid:commentId w16cid:paraId="33C7D079" w16cid:durableId="463500A8"/>
  <w16cid:commentId w16cid:paraId="76130EDE" w16cid:durableId="1C4AF424"/>
  <w16cid:commentId w16cid:paraId="5C5EC92B" w16cid:durableId="0F0F3B66"/>
  <w16cid:commentId w16cid:paraId="6A2527C6" w16cid:durableId="6FCE4B64"/>
  <w16cid:commentId w16cid:paraId="77507528" w16cid:durableId="4F257116"/>
  <w16cid:commentId w16cid:paraId="2F410ECC" w16cid:durableId="00CF40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971E" w14:textId="77777777" w:rsidR="00B95594" w:rsidRDefault="00B95594" w:rsidP="009455CD">
      <w:r>
        <w:separator/>
      </w:r>
    </w:p>
  </w:endnote>
  <w:endnote w:type="continuationSeparator" w:id="0">
    <w:p w14:paraId="0E9247D8" w14:textId="77777777" w:rsidR="00B95594" w:rsidRDefault="00B95594" w:rsidP="0094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2678D" w14:textId="284B7421" w:rsidR="00874CA9" w:rsidRDefault="00874CA9" w:rsidP="00874C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D554" w14:textId="77777777" w:rsidR="00B95594" w:rsidRDefault="00B95594" w:rsidP="009455CD">
      <w:r>
        <w:separator/>
      </w:r>
    </w:p>
  </w:footnote>
  <w:footnote w:type="continuationSeparator" w:id="0">
    <w:p w14:paraId="7A3DAF7E" w14:textId="77777777" w:rsidR="00B95594" w:rsidRDefault="00B95594" w:rsidP="00945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B04"/>
    <w:multiLevelType w:val="hybridMultilevel"/>
    <w:tmpl w:val="9DE2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4F34"/>
    <w:multiLevelType w:val="multilevel"/>
    <w:tmpl w:val="C5827F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9F54F7"/>
    <w:multiLevelType w:val="hybridMultilevel"/>
    <w:tmpl w:val="042A42B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CDF27D2C">
      <w:start w:val="7"/>
      <w:numFmt w:val="bullet"/>
      <w:lvlText w:val="-"/>
      <w:lvlJc w:val="left"/>
      <w:pPr>
        <w:ind w:left="3120" w:hanging="360"/>
      </w:pPr>
      <w:rPr>
        <w:rFonts w:ascii="Aptos" w:eastAsiaTheme="minorEastAsia" w:hAnsi="Aptos" w:cstheme="minorBidi" w:hint="default"/>
      </w:rPr>
    </w:lvl>
    <w:lvl w:ilvl="4" w:tplc="04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0E5043F5"/>
    <w:multiLevelType w:val="multilevel"/>
    <w:tmpl w:val="7E6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199B"/>
    <w:multiLevelType w:val="hybridMultilevel"/>
    <w:tmpl w:val="2362BD2E"/>
    <w:lvl w:ilvl="0" w:tplc="CDF27D2C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2012E"/>
    <w:multiLevelType w:val="multilevel"/>
    <w:tmpl w:val="C234D3B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4E5487"/>
    <w:multiLevelType w:val="hybridMultilevel"/>
    <w:tmpl w:val="DF6AA59A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872A8"/>
    <w:multiLevelType w:val="multilevel"/>
    <w:tmpl w:val="E77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2440C"/>
    <w:multiLevelType w:val="multilevel"/>
    <w:tmpl w:val="A614FEDE"/>
    <w:lvl w:ilvl="0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0332FBA"/>
    <w:multiLevelType w:val="hybridMultilevel"/>
    <w:tmpl w:val="56D0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12944"/>
    <w:multiLevelType w:val="multilevel"/>
    <w:tmpl w:val="643AA48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2E760CD"/>
    <w:multiLevelType w:val="hybridMultilevel"/>
    <w:tmpl w:val="A6A21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163B0C"/>
    <w:multiLevelType w:val="multilevel"/>
    <w:tmpl w:val="108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C60DA"/>
    <w:multiLevelType w:val="hybridMultilevel"/>
    <w:tmpl w:val="B47A1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593345"/>
    <w:multiLevelType w:val="hybridMultilevel"/>
    <w:tmpl w:val="17CADF2E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601FF9"/>
    <w:multiLevelType w:val="hybridMultilevel"/>
    <w:tmpl w:val="9CCCE2EC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30169"/>
    <w:multiLevelType w:val="hybridMultilevel"/>
    <w:tmpl w:val="9E940A0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1A51573A"/>
    <w:multiLevelType w:val="multilevel"/>
    <w:tmpl w:val="3AE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62D6B"/>
    <w:multiLevelType w:val="hybridMultilevel"/>
    <w:tmpl w:val="3422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146CE0"/>
    <w:multiLevelType w:val="hybridMultilevel"/>
    <w:tmpl w:val="14869E36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C4067B"/>
    <w:multiLevelType w:val="hybridMultilevel"/>
    <w:tmpl w:val="3AB0039E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E97216"/>
    <w:multiLevelType w:val="multilevel"/>
    <w:tmpl w:val="086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90BC8"/>
    <w:multiLevelType w:val="hybridMultilevel"/>
    <w:tmpl w:val="38CC4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46CC6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6F5144"/>
    <w:multiLevelType w:val="multilevel"/>
    <w:tmpl w:val="C080864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2C8244CF"/>
    <w:multiLevelType w:val="multilevel"/>
    <w:tmpl w:val="1CC406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0EE5905"/>
    <w:multiLevelType w:val="hybridMultilevel"/>
    <w:tmpl w:val="DA42CD46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3C475D"/>
    <w:multiLevelType w:val="hybridMultilevel"/>
    <w:tmpl w:val="E4A06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86D406">
      <w:numFmt w:val="bullet"/>
      <w:lvlText w:val="・"/>
      <w:lvlJc w:val="left"/>
      <w:pPr>
        <w:ind w:left="2160" w:hanging="360"/>
      </w:pPr>
      <w:rPr>
        <w:rFonts w:ascii="游明朝" w:eastAsia="游明朝" w:hAnsi="游明朝" w:cstheme="minorBidi" w:hint="eastAsia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6E37DA"/>
    <w:multiLevelType w:val="hybridMultilevel"/>
    <w:tmpl w:val="A52AD228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217D5E"/>
    <w:multiLevelType w:val="hybridMultilevel"/>
    <w:tmpl w:val="B69C2E34"/>
    <w:lvl w:ilvl="0" w:tplc="9BA46CC6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6581A0F"/>
    <w:multiLevelType w:val="hybridMultilevel"/>
    <w:tmpl w:val="F372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AB4B58"/>
    <w:multiLevelType w:val="multilevel"/>
    <w:tmpl w:val="6BCA9D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8221E6E"/>
    <w:multiLevelType w:val="multilevel"/>
    <w:tmpl w:val="1C9CFD3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3A160F8F"/>
    <w:multiLevelType w:val="multilevel"/>
    <w:tmpl w:val="1CECDE2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3A4E7923"/>
    <w:multiLevelType w:val="multilevel"/>
    <w:tmpl w:val="31E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10E5B"/>
    <w:multiLevelType w:val="multilevel"/>
    <w:tmpl w:val="D43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00068F"/>
    <w:multiLevelType w:val="multilevel"/>
    <w:tmpl w:val="BC98B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88" w:hanging="2160"/>
      </w:pPr>
      <w:rPr>
        <w:rFonts w:hint="default"/>
      </w:rPr>
    </w:lvl>
  </w:abstractNum>
  <w:abstractNum w:abstractNumId="36" w15:restartNumberingAfterBreak="0">
    <w:nsid w:val="3C3E54D6"/>
    <w:multiLevelType w:val="hybridMultilevel"/>
    <w:tmpl w:val="536E164C"/>
    <w:lvl w:ilvl="0" w:tplc="9BA46CC6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D0E7867"/>
    <w:multiLevelType w:val="multilevel"/>
    <w:tmpl w:val="D3B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75706"/>
    <w:multiLevelType w:val="multilevel"/>
    <w:tmpl w:val="806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2B582F"/>
    <w:multiLevelType w:val="multilevel"/>
    <w:tmpl w:val="792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11BD7"/>
    <w:multiLevelType w:val="multilevel"/>
    <w:tmpl w:val="65D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D60C8"/>
    <w:multiLevelType w:val="multilevel"/>
    <w:tmpl w:val="615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80D24"/>
    <w:multiLevelType w:val="hybridMultilevel"/>
    <w:tmpl w:val="97A4F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0330FF"/>
    <w:multiLevelType w:val="hybridMultilevel"/>
    <w:tmpl w:val="2844FC42"/>
    <w:lvl w:ilvl="0" w:tplc="9BA46CC6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121353A"/>
    <w:multiLevelType w:val="hybridMultilevel"/>
    <w:tmpl w:val="6C6E4C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12135A0"/>
    <w:multiLevelType w:val="hybridMultilevel"/>
    <w:tmpl w:val="9E4A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520ED9"/>
    <w:multiLevelType w:val="multilevel"/>
    <w:tmpl w:val="BA80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D4626E"/>
    <w:multiLevelType w:val="hybridMultilevel"/>
    <w:tmpl w:val="C9D6C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FF215F"/>
    <w:multiLevelType w:val="multilevel"/>
    <w:tmpl w:val="D0A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23102"/>
    <w:multiLevelType w:val="multilevel"/>
    <w:tmpl w:val="9C3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877A2"/>
    <w:multiLevelType w:val="multilevel"/>
    <w:tmpl w:val="C5827F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61DA42DD"/>
    <w:multiLevelType w:val="multilevel"/>
    <w:tmpl w:val="B8C6202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2" w15:restartNumberingAfterBreak="0">
    <w:nsid w:val="632C6925"/>
    <w:multiLevelType w:val="hybridMultilevel"/>
    <w:tmpl w:val="170A4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061870"/>
    <w:multiLevelType w:val="hybridMultilevel"/>
    <w:tmpl w:val="879C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774E90"/>
    <w:multiLevelType w:val="hybridMultilevel"/>
    <w:tmpl w:val="7BA4D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F61ACF"/>
    <w:multiLevelType w:val="multilevel"/>
    <w:tmpl w:val="615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010613"/>
    <w:multiLevelType w:val="hybridMultilevel"/>
    <w:tmpl w:val="94226812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5C7E59"/>
    <w:multiLevelType w:val="multilevel"/>
    <w:tmpl w:val="A614FEDE"/>
    <w:lvl w:ilvl="0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CFA01C7"/>
    <w:multiLevelType w:val="hybridMultilevel"/>
    <w:tmpl w:val="E3002B10"/>
    <w:lvl w:ilvl="0" w:tplc="9BA46CC6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DB7593F"/>
    <w:multiLevelType w:val="multilevel"/>
    <w:tmpl w:val="FE14D43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70117F53"/>
    <w:multiLevelType w:val="hybridMultilevel"/>
    <w:tmpl w:val="E1F4C830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51113"/>
    <w:multiLevelType w:val="hybridMultilevel"/>
    <w:tmpl w:val="56FA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24453A"/>
    <w:multiLevelType w:val="hybridMultilevel"/>
    <w:tmpl w:val="216C7974"/>
    <w:lvl w:ilvl="0" w:tplc="9BA46CC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31F0D"/>
    <w:multiLevelType w:val="multilevel"/>
    <w:tmpl w:val="C260534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4" w15:restartNumberingAfterBreak="0">
    <w:nsid w:val="78965C21"/>
    <w:multiLevelType w:val="hybridMultilevel"/>
    <w:tmpl w:val="49BACC1C"/>
    <w:lvl w:ilvl="0" w:tplc="16FACA44">
      <w:start w:val="1"/>
      <w:numFmt w:val="decimal"/>
      <w:lvlText w:val="第%1章"/>
      <w:lvlJc w:val="left"/>
      <w:pPr>
        <w:ind w:left="750" w:hanging="7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1491791">
    <w:abstractNumId w:val="64"/>
  </w:num>
  <w:num w:numId="2" w16cid:durableId="1504466576">
    <w:abstractNumId w:val="22"/>
  </w:num>
  <w:num w:numId="3" w16cid:durableId="274489155">
    <w:abstractNumId w:val="53"/>
  </w:num>
  <w:num w:numId="4" w16cid:durableId="1855072292">
    <w:abstractNumId w:val="13"/>
  </w:num>
  <w:num w:numId="5" w16cid:durableId="234824200">
    <w:abstractNumId w:val="27"/>
  </w:num>
  <w:num w:numId="6" w16cid:durableId="776556836">
    <w:abstractNumId w:val="15"/>
  </w:num>
  <w:num w:numId="7" w16cid:durableId="1423645126">
    <w:abstractNumId w:val="60"/>
  </w:num>
  <w:num w:numId="8" w16cid:durableId="1711687086">
    <w:abstractNumId w:val="61"/>
  </w:num>
  <w:num w:numId="9" w16cid:durableId="1655455330">
    <w:abstractNumId w:val="58"/>
  </w:num>
  <w:num w:numId="10" w16cid:durableId="1115714694">
    <w:abstractNumId w:val="14"/>
  </w:num>
  <w:num w:numId="11" w16cid:durableId="1552957191">
    <w:abstractNumId w:val="25"/>
  </w:num>
  <w:num w:numId="12" w16cid:durableId="986974769">
    <w:abstractNumId w:val="19"/>
  </w:num>
  <w:num w:numId="13" w16cid:durableId="1407260781">
    <w:abstractNumId w:val="26"/>
  </w:num>
  <w:num w:numId="14" w16cid:durableId="703559902">
    <w:abstractNumId w:val="28"/>
  </w:num>
  <w:num w:numId="15" w16cid:durableId="433864317">
    <w:abstractNumId w:val="10"/>
  </w:num>
  <w:num w:numId="16" w16cid:durableId="1193424873">
    <w:abstractNumId w:val="20"/>
  </w:num>
  <w:num w:numId="17" w16cid:durableId="1383211163">
    <w:abstractNumId w:val="6"/>
  </w:num>
  <w:num w:numId="18" w16cid:durableId="1737388545">
    <w:abstractNumId w:val="56"/>
  </w:num>
  <w:num w:numId="19" w16cid:durableId="1712921758">
    <w:abstractNumId w:val="18"/>
  </w:num>
  <w:num w:numId="20" w16cid:durableId="1518614842">
    <w:abstractNumId w:val="16"/>
  </w:num>
  <w:num w:numId="21" w16cid:durableId="1100643181">
    <w:abstractNumId w:val="42"/>
  </w:num>
  <w:num w:numId="22" w16cid:durableId="588736066">
    <w:abstractNumId w:val="29"/>
  </w:num>
  <w:num w:numId="23" w16cid:durableId="2078897640">
    <w:abstractNumId w:val="2"/>
  </w:num>
  <w:num w:numId="24" w16cid:durableId="1454254634">
    <w:abstractNumId w:val="45"/>
  </w:num>
  <w:num w:numId="25" w16cid:durableId="624040564">
    <w:abstractNumId w:val="0"/>
  </w:num>
  <w:num w:numId="26" w16cid:durableId="1148857320">
    <w:abstractNumId w:val="4"/>
  </w:num>
  <w:num w:numId="27" w16cid:durableId="1945847790">
    <w:abstractNumId w:val="40"/>
  </w:num>
  <w:num w:numId="28" w16cid:durableId="1480733457">
    <w:abstractNumId w:val="37"/>
  </w:num>
  <w:num w:numId="29" w16cid:durableId="1571844032">
    <w:abstractNumId w:val="39"/>
  </w:num>
  <w:num w:numId="30" w16cid:durableId="1594439928">
    <w:abstractNumId w:val="48"/>
  </w:num>
  <w:num w:numId="31" w16cid:durableId="548104700">
    <w:abstractNumId w:val="33"/>
  </w:num>
  <w:num w:numId="32" w16cid:durableId="420420313">
    <w:abstractNumId w:val="46"/>
  </w:num>
  <w:num w:numId="33" w16cid:durableId="986670304">
    <w:abstractNumId w:val="55"/>
  </w:num>
  <w:num w:numId="34" w16cid:durableId="332152137">
    <w:abstractNumId w:val="34"/>
  </w:num>
  <w:num w:numId="35" w16cid:durableId="1775857853">
    <w:abstractNumId w:val="38"/>
  </w:num>
  <w:num w:numId="36" w16cid:durableId="169027733">
    <w:abstractNumId w:val="21"/>
  </w:num>
  <w:num w:numId="37" w16cid:durableId="320894947">
    <w:abstractNumId w:val="17"/>
  </w:num>
  <w:num w:numId="38" w16cid:durableId="498159118">
    <w:abstractNumId w:val="12"/>
  </w:num>
  <w:num w:numId="39" w16cid:durableId="593512651">
    <w:abstractNumId w:val="43"/>
  </w:num>
  <w:num w:numId="40" w16cid:durableId="2019232631">
    <w:abstractNumId w:val="41"/>
  </w:num>
  <w:num w:numId="41" w16cid:durableId="2042394383">
    <w:abstractNumId w:val="3"/>
  </w:num>
  <w:num w:numId="42" w16cid:durableId="1004673887">
    <w:abstractNumId w:val="23"/>
  </w:num>
  <w:num w:numId="43" w16cid:durableId="2086490819">
    <w:abstractNumId w:val="31"/>
  </w:num>
  <w:num w:numId="44" w16cid:durableId="216286735">
    <w:abstractNumId w:val="62"/>
  </w:num>
  <w:num w:numId="45" w16cid:durableId="1835604951">
    <w:abstractNumId w:val="51"/>
  </w:num>
  <w:num w:numId="46" w16cid:durableId="1316448690">
    <w:abstractNumId w:val="63"/>
  </w:num>
  <w:num w:numId="47" w16cid:durableId="1067992499">
    <w:abstractNumId w:val="59"/>
  </w:num>
  <w:num w:numId="48" w16cid:durableId="170415996">
    <w:abstractNumId w:val="32"/>
  </w:num>
  <w:num w:numId="49" w16cid:durableId="101848101">
    <w:abstractNumId w:val="5"/>
  </w:num>
  <w:num w:numId="50" w16cid:durableId="1257401880">
    <w:abstractNumId w:val="44"/>
  </w:num>
  <w:num w:numId="51" w16cid:durableId="1793477402">
    <w:abstractNumId w:val="30"/>
  </w:num>
  <w:num w:numId="52" w16cid:durableId="2098866368">
    <w:abstractNumId w:val="24"/>
  </w:num>
  <w:num w:numId="53" w16cid:durableId="1527644865">
    <w:abstractNumId w:val="50"/>
  </w:num>
  <w:num w:numId="54" w16cid:durableId="262496487">
    <w:abstractNumId w:val="8"/>
  </w:num>
  <w:num w:numId="55" w16cid:durableId="1259169183">
    <w:abstractNumId w:val="1"/>
  </w:num>
  <w:num w:numId="56" w16cid:durableId="1727096621">
    <w:abstractNumId w:val="57"/>
  </w:num>
  <w:num w:numId="57" w16cid:durableId="1636526055">
    <w:abstractNumId w:val="52"/>
  </w:num>
  <w:num w:numId="58" w16cid:durableId="1674525398">
    <w:abstractNumId w:val="54"/>
  </w:num>
  <w:num w:numId="59" w16cid:durableId="418840645">
    <w:abstractNumId w:val="9"/>
  </w:num>
  <w:num w:numId="60" w16cid:durableId="850292614">
    <w:abstractNumId w:val="35"/>
  </w:num>
  <w:num w:numId="61" w16cid:durableId="344288025">
    <w:abstractNumId w:val="7"/>
  </w:num>
  <w:num w:numId="62" w16cid:durableId="1500147829">
    <w:abstractNumId w:val="49"/>
  </w:num>
  <w:num w:numId="63" w16cid:durableId="321470668">
    <w:abstractNumId w:val="11"/>
  </w:num>
  <w:num w:numId="64" w16cid:durableId="1755593205">
    <w:abstractNumId w:val="36"/>
  </w:num>
  <w:num w:numId="65" w16cid:durableId="637220278">
    <w:abstractNumId w:val="47"/>
  </w:num>
  <w:numIdMacAtCleanup w:val="5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ir Yilmaz">
    <w15:presenceInfo w15:providerId="AD" w15:userId="S::01029653@sophiamail.sophia.ac.jp::102e25ac-5227-4df5-9325-7eb2680f55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A8"/>
    <w:rsid w:val="00004C6C"/>
    <w:rsid w:val="00005D04"/>
    <w:rsid w:val="00006FDF"/>
    <w:rsid w:val="00012FCB"/>
    <w:rsid w:val="00014447"/>
    <w:rsid w:val="000165B3"/>
    <w:rsid w:val="00020936"/>
    <w:rsid w:val="00021588"/>
    <w:rsid w:val="00032042"/>
    <w:rsid w:val="00032D08"/>
    <w:rsid w:val="000373F4"/>
    <w:rsid w:val="00037F63"/>
    <w:rsid w:val="000402F5"/>
    <w:rsid w:val="0004284C"/>
    <w:rsid w:val="00043152"/>
    <w:rsid w:val="000433CF"/>
    <w:rsid w:val="00045B77"/>
    <w:rsid w:val="00050CDA"/>
    <w:rsid w:val="00052075"/>
    <w:rsid w:val="00053219"/>
    <w:rsid w:val="00055D74"/>
    <w:rsid w:val="000567B1"/>
    <w:rsid w:val="0006162F"/>
    <w:rsid w:val="00063AD6"/>
    <w:rsid w:val="00066F1A"/>
    <w:rsid w:val="000675BA"/>
    <w:rsid w:val="0007156B"/>
    <w:rsid w:val="00074FEF"/>
    <w:rsid w:val="00077A74"/>
    <w:rsid w:val="000817AB"/>
    <w:rsid w:val="00082EA6"/>
    <w:rsid w:val="000848F7"/>
    <w:rsid w:val="000851F8"/>
    <w:rsid w:val="0008641E"/>
    <w:rsid w:val="00090AD1"/>
    <w:rsid w:val="00090E23"/>
    <w:rsid w:val="0009280A"/>
    <w:rsid w:val="00095261"/>
    <w:rsid w:val="0009620E"/>
    <w:rsid w:val="000A1529"/>
    <w:rsid w:val="000A23D6"/>
    <w:rsid w:val="000A332A"/>
    <w:rsid w:val="000A3C84"/>
    <w:rsid w:val="000A796C"/>
    <w:rsid w:val="000C14CB"/>
    <w:rsid w:val="000C27AF"/>
    <w:rsid w:val="000C5674"/>
    <w:rsid w:val="000C603C"/>
    <w:rsid w:val="000C6879"/>
    <w:rsid w:val="000D20CE"/>
    <w:rsid w:val="000D37FC"/>
    <w:rsid w:val="000D4EA8"/>
    <w:rsid w:val="000D6788"/>
    <w:rsid w:val="000D6A0B"/>
    <w:rsid w:val="000E19A1"/>
    <w:rsid w:val="000E5D48"/>
    <w:rsid w:val="000E779E"/>
    <w:rsid w:val="000F2E15"/>
    <w:rsid w:val="000F6891"/>
    <w:rsid w:val="00102BC8"/>
    <w:rsid w:val="00104E60"/>
    <w:rsid w:val="001055DD"/>
    <w:rsid w:val="001062AC"/>
    <w:rsid w:val="00111CBB"/>
    <w:rsid w:val="00112636"/>
    <w:rsid w:val="001231CC"/>
    <w:rsid w:val="001239CA"/>
    <w:rsid w:val="00124CB1"/>
    <w:rsid w:val="001318C0"/>
    <w:rsid w:val="00134097"/>
    <w:rsid w:val="001357B9"/>
    <w:rsid w:val="001358FF"/>
    <w:rsid w:val="0014241E"/>
    <w:rsid w:val="001474AA"/>
    <w:rsid w:val="00150128"/>
    <w:rsid w:val="001502FC"/>
    <w:rsid w:val="001523C7"/>
    <w:rsid w:val="00156D33"/>
    <w:rsid w:val="00157158"/>
    <w:rsid w:val="00160AC4"/>
    <w:rsid w:val="00160DA4"/>
    <w:rsid w:val="00160FF7"/>
    <w:rsid w:val="001648CD"/>
    <w:rsid w:val="001658B8"/>
    <w:rsid w:val="00167A34"/>
    <w:rsid w:val="0017033F"/>
    <w:rsid w:val="0017641C"/>
    <w:rsid w:val="00183D8C"/>
    <w:rsid w:val="001879DC"/>
    <w:rsid w:val="00193A32"/>
    <w:rsid w:val="00195FFB"/>
    <w:rsid w:val="00197FB9"/>
    <w:rsid w:val="001A1A61"/>
    <w:rsid w:val="001A20D7"/>
    <w:rsid w:val="001A7ECE"/>
    <w:rsid w:val="001B1757"/>
    <w:rsid w:val="001B2346"/>
    <w:rsid w:val="001B5C51"/>
    <w:rsid w:val="001C08AD"/>
    <w:rsid w:val="001C377C"/>
    <w:rsid w:val="001D19DE"/>
    <w:rsid w:val="001D2203"/>
    <w:rsid w:val="001D4790"/>
    <w:rsid w:val="001D7599"/>
    <w:rsid w:val="001E7C3D"/>
    <w:rsid w:val="001F2E11"/>
    <w:rsid w:val="001F75E3"/>
    <w:rsid w:val="00201ABB"/>
    <w:rsid w:val="00202012"/>
    <w:rsid w:val="00202422"/>
    <w:rsid w:val="00204356"/>
    <w:rsid w:val="00213D6E"/>
    <w:rsid w:val="0021543E"/>
    <w:rsid w:val="00220974"/>
    <w:rsid w:val="0022334B"/>
    <w:rsid w:val="00224F8F"/>
    <w:rsid w:val="0022707B"/>
    <w:rsid w:val="0022783B"/>
    <w:rsid w:val="0023002C"/>
    <w:rsid w:val="002326C4"/>
    <w:rsid w:val="00233860"/>
    <w:rsid w:val="002358A2"/>
    <w:rsid w:val="00255E20"/>
    <w:rsid w:val="00262C47"/>
    <w:rsid w:val="00265EFB"/>
    <w:rsid w:val="002666DD"/>
    <w:rsid w:val="00272593"/>
    <w:rsid w:val="00273203"/>
    <w:rsid w:val="0027452A"/>
    <w:rsid w:val="00276E72"/>
    <w:rsid w:val="00282A7B"/>
    <w:rsid w:val="00285E19"/>
    <w:rsid w:val="002875B9"/>
    <w:rsid w:val="00287ADF"/>
    <w:rsid w:val="00287EA9"/>
    <w:rsid w:val="00291CE9"/>
    <w:rsid w:val="00295BA4"/>
    <w:rsid w:val="00296F89"/>
    <w:rsid w:val="002A1F5C"/>
    <w:rsid w:val="002A30B0"/>
    <w:rsid w:val="002A49F0"/>
    <w:rsid w:val="002B5E6D"/>
    <w:rsid w:val="002C3B95"/>
    <w:rsid w:val="002C53AE"/>
    <w:rsid w:val="002C61B9"/>
    <w:rsid w:val="002D221C"/>
    <w:rsid w:val="002E1E5F"/>
    <w:rsid w:val="002E4475"/>
    <w:rsid w:val="002E7226"/>
    <w:rsid w:val="002F5D15"/>
    <w:rsid w:val="002F64C2"/>
    <w:rsid w:val="002F7136"/>
    <w:rsid w:val="00300648"/>
    <w:rsid w:val="003008FB"/>
    <w:rsid w:val="00304593"/>
    <w:rsid w:val="00304A49"/>
    <w:rsid w:val="00305AD4"/>
    <w:rsid w:val="003072EB"/>
    <w:rsid w:val="00307A08"/>
    <w:rsid w:val="00311829"/>
    <w:rsid w:val="00314C30"/>
    <w:rsid w:val="00315BDE"/>
    <w:rsid w:val="003173EF"/>
    <w:rsid w:val="0032345C"/>
    <w:rsid w:val="0033252B"/>
    <w:rsid w:val="00334F98"/>
    <w:rsid w:val="00336AB1"/>
    <w:rsid w:val="00340B63"/>
    <w:rsid w:val="00341179"/>
    <w:rsid w:val="00342658"/>
    <w:rsid w:val="00344D02"/>
    <w:rsid w:val="003468A9"/>
    <w:rsid w:val="00346F88"/>
    <w:rsid w:val="0035188A"/>
    <w:rsid w:val="00355682"/>
    <w:rsid w:val="00360D6F"/>
    <w:rsid w:val="00360D7A"/>
    <w:rsid w:val="00372D43"/>
    <w:rsid w:val="003767D6"/>
    <w:rsid w:val="00377742"/>
    <w:rsid w:val="00377EC1"/>
    <w:rsid w:val="003801CB"/>
    <w:rsid w:val="00382423"/>
    <w:rsid w:val="00382C82"/>
    <w:rsid w:val="00384881"/>
    <w:rsid w:val="00392465"/>
    <w:rsid w:val="00392528"/>
    <w:rsid w:val="003952DF"/>
    <w:rsid w:val="003A2796"/>
    <w:rsid w:val="003A4285"/>
    <w:rsid w:val="003B0BE0"/>
    <w:rsid w:val="003B3905"/>
    <w:rsid w:val="003B4749"/>
    <w:rsid w:val="003B47EE"/>
    <w:rsid w:val="003B5262"/>
    <w:rsid w:val="003B61A9"/>
    <w:rsid w:val="003B71E5"/>
    <w:rsid w:val="003C29AA"/>
    <w:rsid w:val="003C4836"/>
    <w:rsid w:val="003C5195"/>
    <w:rsid w:val="003C75AE"/>
    <w:rsid w:val="003D0A93"/>
    <w:rsid w:val="003D1D11"/>
    <w:rsid w:val="003D1E4A"/>
    <w:rsid w:val="003D38F4"/>
    <w:rsid w:val="003D47E8"/>
    <w:rsid w:val="003E2940"/>
    <w:rsid w:val="003E6A4F"/>
    <w:rsid w:val="003F17E5"/>
    <w:rsid w:val="003F4306"/>
    <w:rsid w:val="003F6517"/>
    <w:rsid w:val="00401FB8"/>
    <w:rsid w:val="00404A65"/>
    <w:rsid w:val="0041030D"/>
    <w:rsid w:val="0041088B"/>
    <w:rsid w:val="00410DD8"/>
    <w:rsid w:val="00412424"/>
    <w:rsid w:val="00412D4B"/>
    <w:rsid w:val="00416C38"/>
    <w:rsid w:val="004204CC"/>
    <w:rsid w:val="004338E9"/>
    <w:rsid w:val="00436465"/>
    <w:rsid w:val="00437269"/>
    <w:rsid w:val="0043742A"/>
    <w:rsid w:val="00440662"/>
    <w:rsid w:val="00440B8E"/>
    <w:rsid w:val="004419BE"/>
    <w:rsid w:val="0044280E"/>
    <w:rsid w:val="004439F8"/>
    <w:rsid w:val="00451E6A"/>
    <w:rsid w:val="004540DC"/>
    <w:rsid w:val="00454747"/>
    <w:rsid w:val="00455104"/>
    <w:rsid w:val="004557F0"/>
    <w:rsid w:val="00460597"/>
    <w:rsid w:val="00466907"/>
    <w:rsid w:val="0047024C"/>
    <w:rsid w:val="0047081C"/>
    <w:rsid w:val="004757A3"/>
    <w:rsid w:val="00477AB0"/>
    <w:rsid w:val="00477F3D"/>
    <w:rsid w:val="00490476"/>
    <w:rsid w:val="0049326B"/>
    <w:rsid w:val="004944E1"/>
    <w:rsid w:val="004955ED"/>
    <w:rsid w:val="004A1AC0"/>
    <w:rsid w:val="004A364E"/>
    <w:rsid w:val="004A5A2F"/>
    <w:rsid w:val="004A658A"/>
    <w:rsid w:val="004A65F8"/>
    <w:rsid w:val="004A6F32"/>
    <w:rsid w:val="004A72AA"/>
    <w:rsid w:val="004B0444"/>
    <w:rsid w:val="004C51FC"/>
    <w:rsid w:val="004D055A"/>
    <w:rsid w:val="004D076D"/>
    <w:rsid w:val="004D0D60"/>
    <w:rsid w:val="004D1DF3"/>
    <w:rsid w:val="004D7988"/>
    <w:rsid w:val="004E2129"/>
    <w:rsid w:val="004E314C"/>
    <w:rsid w:val="004E59EC"/>
    <w:rsid w:val="004E7434"/>
    <w:rsid w:val="004F126D"/>
    <w:rsid w:val="004F1702"/>
    <w:rsid w:val="004F2860"/>
    <w:rsid w:val="004F3EF9"/>
    <w:rsid w:val="004F48DD"/>
    <w:rsid w:val="004F59D5"/>
    <w:rsid w:val="0050007B"/>
    <w:rsid w:val="00511730"/>
    <w:rsid w:val="005118ED"/>
    <w:rsid w:val="00511919"/>
    <w:rsid w:val="005132B4"/>
    <w:rsid w:val="00520C3B"/>
    <w:rsid w:val="0052343E"/>
    <w:rsid w:val="00526B31"/>
    <w:rsid w:val="00527438"/>
    <w:rsid w:val="0053059D"/>
    <w:rsid w:val="00531E5F"/>
    <w:rsid w:val="00542958"/>
    <w:rsid w:val="00545C53"/>
    <w:rsid w:val="00556A7E"/>
    <w:rsid w:val="0055737A"/>
    <w:rsid w:val="00563198"/>
    <w:rsid w:val="00566653"/>
    <w:rsid w:val="00574062"/>
    <w:rsid w:val="005755C6"/>
    <w:rsid w:val="00575A28"/>
    <w:rsid w:val="00575B20"/>
    <w:rsid w:val="00582930"/>
    <w:rsid w:val="0059012C"/>
    <w:rsid w:val="005962E9"/>
    <w:rsid w:val="00596EE9"/>
    <w:rsid w:val="005A64C6"/>
    <w:rsid w:val="005A7F1F"/>
    <w:rsid w:val="005B29C8"/>
    <w:rsid w:val="005B2F51"/>
    <w:rsid w:val="005C3796"/>
    <w:rsid w:val="005C5E59"/>
    <w:rsid w:val="005C7083"/>
    <w:rsid w:val="005D2004"/>
    <w:rsid w:val="005D26DD"/>
    <w:rsid w:val="005D291D"/>
    <w:rsid w:val="005D2C81"/>
    <w:rsid w:val="005D41C1"/>
    <w:rsid w:val="005D44DA"/>
    <w:rsid w:val="005E1197"/>
    <w:rsid w:val="005E4430"/>
    <w:rsid w:val="005E5822"/>
    <w:rsid w:val="005F350C"/>
    <w:rsid w:val="005F3B27"/>
    <w:rsid w:val="005F5900"/>
    <w:rsid w:val="005F622B"/>
    <w:rsid w:val="005F6977"/>
    <w:rsid w:val="005F6A8B"/>
    <w:rsid w:val="00601107"/>
    <w:rsid w:val="0060379A"/>
    <w:rsid w:val="006062A8"/>
    <w:rsid w:val="0061109D"/>
    <w:rsid w:val="006136C6"/>
    <w:rsid w:val="006208A0"/>
    <w:rsid w:val="00620F6B"/>
    <w:rsid w:val="006238A8"/>
    <w:rsid w:val="00624803"/>
    <w:rsid w:val="006269FA"/>
    <w:rsid w:val="00627CE3"/>
    <w:rsid w:val="00627D72"/>
    <w:rsid w:val="00631517"/>
    <w:rsid w:val="006418FA"/>
    <w:rsid w:val="00643025"/>
    <w:rsid w:val="00646111"/>
    <w:rsid w:val="00651647"/>
    <w:rsid w:val="00651907"/>
    <w:rsid w:val="0065211C"/>
    <w:rsid w:val="0065348A"/>
    <w:rsid w:val="00653AF4"/>
    <w:rsid w:val="00657DFA"/>
    <w:rsid w:val="00665335"/>
    <w:rsid w:val="00667FD6"/>
    <w:rsid w:val="00670519"/>
    <w:rsid w:val="00671862"/>
    <w:rsid w:val="00675AE3"/>
    <w:rsid w:val="00676ACC"/>
    <w:rsid w:val="00681CF7"/>
    <w:rsid w:val="00685D35"/>
    <w:rsid w:val="006914B8"/>
    <w:rsid w:val="00695EE0"/>
    <w:rsid w:val="006A01ED"/>
    <w:rsid w:val="006B3B57"/>
    <w:rsid w:val="006B47D0"/>
    <w:rsid w:val="006C022B"/>
    <w:rsid w:val="006C3840"/>
    <w:rsid w:val="006D0541"/>
    <w:rsid w:val="006D0C2A"/>
    <w:rsid w:val="006D46D3"/>
    <w:rsid w:val="006D4C49"/>
    <w:rsid w:val="006D64DD"/>
    <w:rsid w:val="006D659E"/>
    <w:rsid w:val="006E123D"/>
    <w:rsid w:val="006E1B02"/>
    <w:rsid w:val="006E1FEE"/>
    <w:rsid w:val="006F183F"/>
    <w:rsid w:val="006F4ECD"/>
    <w:rsid w:val="007003BE"/>
    <w:rsid w:val="00703C2F"/>
    <w:rsid w:val="00704FB9"/>
    <w:rsid w:val="007115EF"/>
    <w:rsid w:val="00712403"/>
    <w:rsid w:val="00713553"/>
    <w:rsid w:val="00720097"/>
    <w:rsid w:val="007218AB"/>
    <w:rsid w:val="00721B25"/>
    <w:rsid w:val="00725A6F"/>
    <w:rsid w:val="007309B0"/>
    <w:rsid w:val="00731396"/>
    <w:rsid w:val="00736EFE"/>
    <w:rsid w:val="00740786"/>
    <w:rsid w:val="0075615C"/>
    <w:rsid w:val="007562C4"/>
    <w:rsid w:val="00766570"/>
    <w:rsid w:val="0076664A"/>
    <w:rsid w:val="00767BB5"/>
    <w:rsid w:val="0077088C"/>
    <w:rsid w:val="00771350"/>
    <w:rsid w:val="00772752"/>
    <w:rsid w:val="00772BFF"/>
    <w:rsid w:val="00773B56"/>
    <w:rsid w:val="00774D55"/>
    <w:rsid w:val="0078154C"/>
    <w:rsid w:val="00783671"/>
    <w:rsid w:val="007931CB"/>
    <w:rsid w:val="007938A1"/>
    <w:rsid w:val="007A4D18"/>
    <w:rsid w:val="007B164B"/>
    <w:rsid w:val="007B2C79"/>
    <w:rsid w:val="007B368B"/>
    <w:rsid w:val="007B46FB"/>
    <w:rsid w:val="007C1E38"/>
    <w:rsid w:val="007C6684"/>
    <w:rsid w:val="007D07D6"/>
    <w:rsid w:val="007D4EB2"/>
    <w:rsid w:val="007E6478"/>
    <w:rsid w:val="007F1AB9"/>
    <w:rsid w:val="007F4C91"/>
    <w:rsid w:val="0081123D"/>
    <w:rsid w:val="008139F4"/>
    <w:rsid w:val="008164BC"/>
    <w:rsid w:val="00821AEC"/>
    <w:rsid w:val="008257BD"/>
    <w:rsid w:val="00826AE2"/>
    <w:rsid w:val="00830861"/>
    <w:rsid w:val="008308DD"/>
    <w:rsid w:val="00834E01"/>
    <w:rsid w:val="0084340D"/>
    <w:rsid w:val="008452FF"/>
    <w:rsid w:val="00845373"/>
    <w:rsid w:val="00856E53"/>
    <w:rsid w:val="00862DA4"/>
    <w:rsid w:val="00866AD0"/>
    <w:rsid w:val="00872667"/>
    <w:rsid w:val="00874059"/>
    <w:rsid w:val="00874CA9"/>
    <w:rsid w:val="00876050"/>
    <w:rsid w:val="00876C1E"/>
    <w:rsid w:val="008817CA"/>
    <w:rsid w:val="00882E80"/>
    <w:rsid w:val="0088325E"/>
    <w:rsid w:val="0088497A"/>
    <w:rsid w:val="00886A5D"/>
    <w:rsid w:val="00887AA6"/>
    <w:rsid w:val="00887ACD"/>
    <w:rsid w:val="00895306"/>
    <w:rsid w:val="008953AB"/>
    <w:rsid w:val="008B0023"/>
    <w:rsid w:val="008B6081"/>
    <w:rsid w:val="008B7B1B"/>
    <w:rsid w:val="008C0465"/>
    <w:rsid w:val="008C44AB"/>
    <w:rsid w:val="008C47F5"/>
    <w:rsid w:val="008C6197"/>
    <w:rsid w:val="008D51CB"/>
    <w:rsid w:val="008D72EA"/>
    <w:rsid w:val="008E1E91"/>
    <w:rsid w:val="008E4919"/>
    <w:rsid w:val="008E4EDA"/>
    <w:rsid w:val="008E6620"/>
    <w:rsid w:val="008F0701"/>
    <w:rsid w:val="008F0CFE"/>
    <w:rsid w:val="008F28CA"/>
    <w:rsid w:val="008F4717"/>
    <w:rsid w:val="008F54DA"/>
    <w:rsid w:val="008F6D62"/>
    <w:rsid w:val="00901CC1"/>
    <w:rsid w:val="009041F4"/>
    <w:rsid w:val="00913C7D"/>
    <w:rsid w:val="00914038"/>
    <w:rsid w:val="00914FE0"/>
    <w:rsid w:val="00915DD6"/>
    <w:rsid w:val="00923C71"/>
    <w:rsid w:val="00923CDB"/>
    <w:rsid w:val="00924572"/>
    <w:rsid w:val="00926EA5"/>
    <w:rsid w:val="00930FD2"/>
    <w:rsid w:val="00934960"/>
    <w:rsid w:val="00934A6A"/>
    <w:rsid w:val="009451D0"/>
    <w:rsid w:val="009455CD"/>
    <w:rsid w:val="00945A49"/>
    <w:rsid w:val="00951A57"/>
    <w:rsid w:val="00951C1E"/>
    <w:rsid w:val="00955101"/>
    <w:rsid w:val="00960757"/>
    <w:rsid w:val="00961C9C"/>
    <w:rsid w:val="00965F56"/>
    <w:rsid w:val="009678E2"/>
    <w:rsid w:val="00973443"/>
    <w:rsid w:val="00974169"/>
    <w:rsid w:val="00974A86"/>
    <w:rsid w:val="00982D7B"/>
    <w:rsid w:val="00987CF2"/>
    <w:rsid w:val="00992E5C"/>
    <w:rsid w:val="0099368F"/>
    <w:rsid w:val="00997C07"/>
    <w:rsid w:val="009A218C"/>
    <w:rsid w:val="009A3DED"/>
    <w:rsid w:val="009A57A9"/>
    <w:rsid w:val="009B052A"/>
    <w:rsid w:val="009B1EC2"/>
    <w:rsid w:val="009B328E"/>
    <w:rsid w:val="009B3774"/>
    <w:rsid w:val="009B49CA"/>
    <w:rsid w:val="009B6487"/>
    <w:rsid w:val="009C0D83"/>
    <w:rsid w:val="009C63E3"/>
    <w:rsid w:val="009C6DF6"/>
    <w:rsid w:val="009D442A"/>
    <w:rsid w:val="009D735E"/>
    <w:rsid w:val="009D788B"/>
    <w:rsid w:val="009E0088"/>
    <w:rsid w:val="009E1C95"/>
    <w:rsid w:val="009E1F6D"/>
    <w:rsid w:val="009E3C6B"/>
    <w:rsid w:val="009F2C00"/>
    <w:rsid w:val="009F4429"/>
    <w:rsid w:val="009F51C6"/>
    <w:rsid w:val="009F522D"/>
    <w:rsid w:val="009F5492"/>
    <w:rsid w:val="009F6AFC"/>
    <w:rsid w:val="00A0003D"/>
    <w:rsid w:val="00A028A1"/>
    <w:rsid w:val="00A02EEC"/>
    <w:rsid w:val="00A0370A"/>
    <w:rsid w:val="00A139A7"/>
    <w:rsid w:val="00A146C4"/>
    <w:rsid w:val="00A16F58"/>
    <w:rsid w:val="00A234B5"/>
    <w:rsid w:val="00A25C03"/>
    <w:rsid w:val="00A32188"/>
    <w:rsid w:val="00A37180"/>
    <w:rsid w:val="00A45F6D"/>
    <w:rsid w:val="00A47B64"/>
    <w:rsid w:val="00A55F23"/>
    <w:rsid w:val="00A823EB"/>
    <w:rsid w:val="00A824F3"/>
    <w:rsid w:val="00A82688"/>
    <w:rsid w:val="00A84317"/>
    <w:rsid w:val="00A84729"/>
    <w:rsid w:val="00A84F17"/>
    <w:rsid w:val="00A84F40"/>
    <w:rsid w:val="00A87978"/>
    <w:rsid w:val="00A9798D"/>
    <w:rsid w:val="00AA363F"/>
    <w:rsid w:val="00AA5052"/>
    <w:rsid w:val="00AA61DD"/>
    <w:rsid w:val="00AA6343"/>
    <w:rsid w:val="00AA7FEA"/>
    <w:rsid w:val="00AB041E"/>
    <w:rsid w:val="00AB55B2"/>
    <w:rsid w:val="00AB77DA"/>
    <w:rsid w:val="00AC0C7E"/>
    <w:rsid w:val="00AC285B"/>
    <w:rsid w:val="00AC60DB"/>
    <w:rsid w:val="00AC78FB"/>
    <w:rsid w:val="00AC7C4A"/>
    <w:rsid w:val="00AD7106"/>
    <w:rsid w:val="00AE228E"/>
    <w:rsid w:val="00AE4A3B"/>
    <w:rsid w:val="00AE7748"/>
    <w:rsid w:val="00AF0470"/>
    <w:rsid w:val="00AF1942"/>
    <w:rsid w:val="00AF348B"/>
    <w:rsid w:val="00AF5A85"/>
    <w:rsid w:val="00B002D5"/>
    <w:rsid w:val="00B00388"/>
    <w:rsid w:val="00B00B05"/>
    <w:rsid w:val="00B01257"/>
    <w:rsid w:val="00B04770"/>
    <w:rsid w:val="00B06D86"/>
    <w:rsid w:val="00B13D63"/>
    <w:rsid w:val="00B15D35"/>
    <w:rsid w:val="00B21ADB"/>
    <w:rsid w:val="00B22A70"/>
    <w:rsid w:val="00B26730"/>
    <w:rsid w:val="00B27E9D"/>
    <w:rsid w:val="00B32D40"/>
    <w:rsid w:val="00B34AFB"/>
    <w:rsid w:val="00B36D07"/>
    <w:rsid w:val="00B42727"/>
    <w:rsid w:val="00B46137"/>
    <w:rsid w:val="00B5154D"/>
    <w:rsid w:val="00B5671A"/>
    <w:rsid w:val="00B60945"/>
    <w:rsid w:val="00B62AA2"/>
    <w:rsid w:val="00B63DEB"/>
    <w:rsid w:val="00B6609B"/>
    <w:rsid w:val="00B760A6"/>
    <w:rsid w:val="00B84C55"/>
    <w:rsid w:val="00B92DBF"/>
    <w:rsid w:val="00B93804"/>
    <w:rsid w:val="00B95594"/>
    <w:rsid w:val="00B95727"/>
    <w:rsid w:val="00B96205"/>
    <w:rsid w:val="00B965B8"/>
    <w:rsid w:val="00B97933"/>
    <w:rsid w:val="00BA12D5"/>
    <w:rsid w:val="00BA44E7"/>
    <w:rsid w:val="00BA58E5"/>
    <w:rsid w:val="00BA59AE"/>
    <w:rsid w:val="00BA6D09"/>
    <w:rsid w:val="00BA6F0F"/>
    <w:rsid w:val="00BA71F9"/>
    <w:rsid w:val="00BA77EC"/>
    <w:rsid w:val="00BB3D53"/>
    <w:rsid w:val="00BB562D"/>
    <w:rsid w:val="00BB6542"/>
    <w:rsid w:val="00BC2D60"/>
    <w:rsid w:val="00BC47FE"/>
    <w:rsid w:val="00BD2DC3"/>
    <w:rsid w:val="00BD5531"/>
    <w:rsid w:val="00BD6EE9"/>
    <w:rsid w:val="00BE12DA"/>
    <w:rsid w:val="00BE4701"/>
    <w:rsid w:val="00BE4C09"/>
    <w:rsid w:val="00BE53E2"/>
    <w:rsid w:val="00BE65A2"/>
    <w:rsid w:val="00BF01BA"/>
    <w:rsid w:val="00BF080C"/>
    <w:rsid w:val="00BF08A8"/>
    <w:rsid w:val="00BF1B3B"/>
    <w:rsid w:val="00BF5E6E"/>
    <w:rsid w:val="00BF7335"/>
    <w:rsid w:val="00C02F19"/>
    <w:rsid w:val="00C14400"/>
    <w:rsid w:val="00C157DB"/>
    <w:rsid w:val="00C15BDF"/>
    <w:rsid w:val="00C24047"/>
    <w:rsid w:val="00C31A64"/>
    <w:rsid w:val="00C3334F"/>
    <w:rsid w:val="00C339E6"/>
    <w:rsid w:val="00C3567F"/>
    <w:rsid w:val="00C377A7"/>
    <w:rsid w:val="00C41412"/>
    <w:rsid w:val="00C44F62"/>
    <w:rsid w:val="00C457F0"/>
    <w:rsid w:val="00C47A0B"/>
    <w:rsid w:val="00C53A95"/>
    <w:rsid w:val="00C5435A"/>
    <w:rsid w:val="00C54D17"/>
    <w:rsid w:val="00C6062C"/>
    <w:rsid w:val="00C60EF6"/>
    <w:rsid w:val="00C67CE0"/>
    <w:rsid w:val="00C741BE"/>
    <w:rsid w:val="00C74E84"/>
    <w:rsid w:val="00C75411"/>
    <w:rsid w:val="00C755B7"/>
    <w:rsid w:val="00C763BF"/>
    <w:rsid w:val="00C8404C"/>
    <w:rsid w:val="00C85C66"/>
    <w:rsid w:val="00C86CB4"/>
    <w:rsid w:val="00CA0082"/>
    <w:rsid w:val="00CA1C44"/>
    <w:rsid w:val="00CA692B"/>
    <w:rsid w:val="00CA7948"/>
    <w:rsid w:val="00CB204F"/>
    <w:rsid w:val="00CB29AE"/>
    <w:rsid w:val="00CB33DD"/>
    <w:rsid w:val="00CB364C"/>
    <w:rsid w:val="00CD125E"/>
    <w:rsid w:val="00CD1FB2"/>
    <w:rsid w:val="00CD288E"/>
    <w:rsid w:val="00CD44C9"/>
    <w:rsid w:val="00CD4620"/>
    <w:rsid w:val="00CE09EB"/>
    <w:rsid w:val="00CE0D45"/>
    <w:rsid w:val="00CE0E39"/>
    <w:rsid w:val="00CE1D7C"/>
    <w:rsid w:val="00CF2B95"/>
    <w:rsid w:val="00CF39FB"/>
    <w:rsid w:val="00CF534E"/>
    <w:rsid w:val="00CF5B63"/>
    <w:rsid w:val="00CF68BC"/>
    <w:rsid w:val="00CF73DE"/>
    <w:rsid w:val="00D00048"/>
    <w:rsid w:val="00D02811"/>
    <w:rsid w:val="00D02D60"/>
    <w:rsid w:val="00D05118"/>
    <w:rsid w:val="00D05C19"/>
    <w:rsid w:val="00D07BF5"/>
    <w:rsid w:val="00D11FF7"/>
    <w:rsid w:val="00D16B01"/>
    <w:rsid w:val="00D16EB6"/>
    <w:rsid w:val="00D20206"/>
    <w:rsid w:val="00D23E92"/>
    <w:rsid w:val="00D26AEF"/>
    <w:rsid w:val="00D301B5"/>
    <w:rsid w:val="00D30F7D"/>
    <w:rsid w:val="00D316E6"/>
    <w:rsid w:val="00D328A3"/>
    <w:rsid w:val="00D341F4"/>
    <w:rsid w:val="00D345C9"/>
    <w:rsid w:val="00D37967"/>
    <w:rsid w:val="00D4012E"/>
    <w:rsid w:val="00D436E5"/>
    <w:rsid w:val="00D44FB7"/>
    <w:rsid w:val="00D46E00"/>
    <w:rsid w:val="00D50684"/>
    <w:rsid w:val="00D51756"/>
    <w:rsid w:val="00D5247F"/>
    <w:rsid w:val="00D55F1A"/>
    <w:rsid w:val="00D56F4D"/>
    <w:rsid w:val="00D60FFD"/>
    <w:rsid w:val="00D634E9"/>
    <w:rsid w:val="00D63BA0"/>
    <w:rsid w:val="00D653E0"/>
    <w:rsid w:val="00D6703D"/>
    <w:rsid w:val="00D67B27"/>
    <w:rsid w:val="00D72606"/>
    <w:rsid w:val="00D759C1"/>
    <w:rsid w:val="00D76771"/>
    <w:rsid w:val="00D81EAD"/>
    <w:rsid w:val="00D8668E"/>
    <w:rsid w:val="00D86ED8"/>
    <w:rsid w:val="00D87A1F"/>
    <w:rsid w:val="00D87EC0"/>
    <w:rsid w:val="00D933CB"/>
    <w:rsid w:val="00D93F78"/>
    <w:rsid w:val="00D97416"/>
    <w:rsid w:val="00DA00F4"/>
    <w:rsid w:val="00DA4CA4"/>
    <w:rsid w:val="00DA637F"/>
    <w:rsid w:val="00DA7199"/>
    <w:rsid w:val="00DA7DCE"/>
    <w:rsid w:val="00DB0C97"/>
    <w:rsid w:val="00DB1C4F"/>
    <w:rsid w:val="00DB1FAC"/>
    <w:rsid w:val="00DB7316"/>
    <w:rsid w:val="00DC0A4A"/>
    <w:rsid w:val="00DC19A7"/>
    <w:rsid w:val="00DC328D"/>
    <w:rsid w:val="00DC3714"/>
    <w:rsid w:val="00DC7471"/>
    <w:rsid w:val="00DC76BD"/>
    <w:rsid w:val="00DD310B"/>
    <w:rsid w:val="00DD37DB"/>
    <w:rsid w:val="00DD63C3"/>
    <w:rsid w:val="00DD6765"/>
    <w:rsid w:val="00DE1B95"/>
    <w:rsid w:val="00DE274A"/>
    <w:rsid w:val="00DE4EA5"/>
    <w:rsid w:val="00DE6E02"/>
    <w:rsid w:val="00DF0CCE"/>
    <w:rsid w:val="00DF1648"/>
    <w:rsid w:val="00DF4848"/>
    <w:rsid w:val="00DF636F"/>
    <w:rsid w:val="00E019DC"/>
    <w:rsid w:val="00E02D00"/>
    <w:rsid w:val="00E05BED"/>
    <w:rsid w:val="00E072BD"/>
    <w:rsid w:val="00E10B57"/>
    <w:rsid w:val="00E12C83"/>
    <w:rsid w:val="00E17461"/>
    <w:rsid w:val="00E22047"/>
    <w:rsid w:val="00E238B5"/>
    <w:rsid w:val="00E23F80"/>
    <w:rsid w:val="00E26255"/>
    <w:rsid w:val="00E27B9E"/>
    <w:rsid w:val="00E31652"/>
    <w:rsid w:val="00E328C5"/>
    <w:rsid w:val="00E348C0"/>
    <w:rsid w:val="00E4171D"/>
    <w:rsid w:val="00E41C6B"/>
    <w:rsid w:val="00E46207"/>
    <w:rsid w:val="00E514A4"/>
    <w:rsid w:val="00E51562"/>
    <w:rsid w:val="00E52E5B"/>
    <w:rsid w:val="00E579A0"/>
    <w:rsid w:val="00E6039D"/>
    <w:rsid w:val="00E62F00"/>
    <w:rsid w:val="00E64979"/>
    <w:rsid w:val="00E664C4"/>
    <w:rsid w:val="00E7443D"/>
    <w:rsid w:val="00E74561"/>
    <w:rsid w:val="00E75396"/>
    <w:rsid w:val="00E75D89"/>
    <w:rsid w:val="00E76746"/>
    <w:rsid w:val="00E82C3C"/>
    <w:rsid w:val="00E83809"/>
    <w:rsid w:val="00E958DF"/>
    <w:rsid w:val="00EA01AC"/>
    <w:rsid w:val="00EB4F5B"/>
    <w:rsid w:val="00EB58B9"/>
    <w:rsid w:val="00EB6F2D"/>
    <w:rsid w:val="00EB7506"/>
    <w:rsid w:val="00EC22A5"/>
    <w:rsid w:val="00EC3298"/>
    <w:rsid w:val="00EC5F70"/>
    <w:rsid w:val="00EC6021"/>
    <w:rsid w:val="00ED0C0D"/>
    <w:rsid w:val="00ED24EA"/>
    <w:rsid w:val="00ED2B70"/>
    <w:rsid w:val="00EE0213"/>
    <w:rsid w:val="00EE1120"/>
    <w:rsid w:val="00EE5633"/>
    <w:rsid w:val="00EE6B3C"/>
    <w:rsid w:val="00F0079A"/>
    <w:rsid w:val="00F00C5C"/>
    <w:rsid w:val="00F043F1"/>
    <w:rsid w:val="00F04D7C"/>
    <w:rsid w:val="00F04EFD"/>
    <w:rsid w:val="00F201DA"/>
    <w:rsid w:val="00F25782"/>
    <w:rsid w:val="00F3346F"/>
    <w:rsid w:val="00F33D6D"/>
    <w:rsid w:val="00F44DE3"/>
    <w:rsid w:val="00F4648E"/>
    <w:rsid w:val="00F46C26"/>
    <w:rsid w:val="00F51A86"/>
    <w:rsid w:val="00F542FA"/>
    <w:rsid w:val="00F56B43"/>
    <w:rsid w:val="00F60F51"/>
    <w:rsid w:val="00F61CD6"/>
    <w:rsid w:val="00F670F8"/>
    <w:rsid w:val="00F76E4F"/>
    <w:rsid w:val="00F771F1"/>
    <w:rsid w:val="00F83BF9"/>
    <w:rsid w:val="00F868E1"/>
    <w:rsid w:val="00F904DD"/>
    <w:rsid w:val="00F93DED"/>
    <w:rsid w:val="00F942B7"/>
    <w:rsid w:val="00F961FE"/>
    <w:rsid w:val="00F97AC8"/>
    <w:rsid w:val="00FA6615"/>
    <w:rsid w:val="00FB18F1"/>
    <w:rsid w:val="00FB3245"/>
    <w:rsid w:val="00FB36D0"/>
    <w:rsid w:val="00FB3CE7"/>
    <w:rsid w:val="00FB5ADD"/>
    <w:rsid w:val="00FB65FD"/>
    <w:rsid w:val="00FC0810"/>
    <w:rsid w:val="00FC249D"/>
    <w:rsid w:val="00FC3A41"/>
    <w:rsid w:val="00FC56E1"/>
    <w:rsid w:val="00FC7BDB"/>
    <w:rsid w:val="00FD17D9"/>
    <w:rsid w:val="00FD2DEC"/>
    <w:rsid w:val="00FD64DB"/>
    <w:rsid w:val="00FD6502"/>
    <w:rsid w:val="00FD723C"/>
    <w:rsid w:val="00FE0B7D"/>
    <w:rsid w:val="00FE315C"/>
    <w:rsid w:val="00FE3494"/>
    <w:rsid w:val="00FE6296"/>
    <w:rsid w:val="00FE7507"/>
    <w:rsid w:val="00FE7BB5"/>
    <w:rsid w:val="00FF0EB4"/>
    <w:rsid w:val="00FF1C82"/>
    <w:rsid w:val="00FF1F09"/>
    <w:rsid w:val="00FF3750"/>
    <w:rsid w:val="00FF3A04"/>
    <w:rsid w:val="00F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17BBA"/>
  <w15:chartTrackingRefBased/>
  <w15:docId w15:val="{04DA2B03-153E-4783-9AE4-0A960FE1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5CD"/>
    <w:rPr>
      <w:sz w:val="21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5C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5CD"/>
  </w:style>
  <w:style w:type="paragraph" w:styleId="Footer">
    <w:name w:val="footer"/>
    <w:basedOn w:val="Normal"/>
    <w:link w:val="FooterChar"/>
    <w:uiPriority w:val="99"/>
    <w:unhideWhenUsed/>
    <w:rsid w:val="009455C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5CD"/>
  </w:style>
  <w:style w:type="table" w:styleId="TableGrid">
    <w:name w:val="Table Grid"/>
    <w:basedOn w:val="TableNormal"/>
    <w:uiPriority w:val="39"/>
    <w:rsid w:val="00CB2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6D8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262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2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255"/>
    <w:rPr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2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255"/>
    <w:rPr>
      <w:b/>
      <w:bCs/>
      <w:sz w:val="20"/>
      <w:szCs w:val="20"/>
      <w:lang w:val="en"/>
      <w14:ligatures w14:val="none"/>
    </w:rPr>
  </w:style>
  <w:style w:type="paragraph" w:styleId="Revision">
    <w:name w:val="Revision"/>
    <w:hidden/>
    <w:uiPriority w:val="99"/>
    <w:semiHidden/>
    <w:rsid w:val="003008FB"/>
    <w:pPr>
      <w:jc w:val="left"/>
    </w:pPr>
    <w:rPr>
      <w:sz w:val="21"/>
      <w:szCs w:val="22"/>
      <w:lang w:val="en"/>
      <w14:ligatures w14:val="none"/>
    </w:rPr>
  </w:style>
  <w:style w:type="paragraph" w:customStyle="1" w:styleId="a">
    <w:name w:val="章タイトル"/>
    <w:basedOn w:val="Heading1"/>
    <w:rsid w:val="00712403"/>
    <w:pPr>
      <w:keepLines w:val="0"/>
      <w:widowControl w:val="0"/>
      <w:tabs>
        <w:tab w:val="left" w:pos="284"/>
        <w:tab w:val="left" w:pos="567"/>
        <w:tab w:val="left" w:pos="8647"/>
      </w:tabs>
      <w:spacing w:before="0" w:afterLines="200" w:after="200"/>
      <w:jc w:val="center"/>
      <w:outlineLvl w:val="9"/>
    </w:pPr>
    <w:rPr>
      <w:rFonts w:ascii="Arial" w:eastAsia="ＭＳ Ｐゴシック" w:hAnsi="Arial" w:cs="Times New Roman"/>
      <w:color w:val="auto"/>
      <w:kern w:val="0"/>
      <w:sz w:val="36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0165B3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88325E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4171D"/>
    <w:pPr>
      <w:spacing w:after="100" w:line="259" w:lineRule="auto"/>
      <w:ind w:left="220"/>
      <w:jc w:val="left"/>
    </w:pPr>
    <w:rPr>
      <w:rFonts w:cs="Times New Roman"/>
      <w:kern w:val="0"/>
      <w:sz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4171D"/>
    <w:pPr>
      <w:spacing w:after="100" w:line="259" w:lineRule="auto"/>
      <w:jc w:val="left"/>
    </w:pPr>
    <w:rPr>
      <w:rFonts w:cs="Times New Roman"/>
      <w:kern w:val="0"/>
      <w:sz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4171D"/>
    <w:pPr>
      <w:spacing w:after="100" w:line="259" w:lineRule="auto"/>
      <w:ind w:left="440"/>
      <w:jc w:val="left"/>
    </w:pPr>
    <w:rPr>
      <w:rFonts w:cs="Times New Roman"/>
      <w:kern w:val="0"/>
      <w:sz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1571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6C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diagramColors" Target="diagrams/colors1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jpeg"/><Relationship Id="rId25" Type="http://schemas.openxmlformats.org/officeDocument/2006/relationships/diagramQuickStyle" Target="diagrams/quickStyle1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doi.org/10.1016/j.jmatprotec.2018.03.025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diagramLayout" Target="diagrams/layout1.xm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diagramData" Target="diagrams/data1.xml"/><Relationship Id="rId28" Type="http://schemas.openxmlformats.org/officeDocument/2006/relationships/image" Target="media/image11.png"/><Relationship Id="rId10" Type="http://schemas.microsoft.com/office/2011/relationships/commentsExtended" Target="commentsExtended.xml"/><Relationship Id="rId19" Type="http://schemas.openxmlformats.org/officeDocument/2006/relationships/image" Target="media/image7.jpe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microsoft.com/office/2007/relationships/diagramDrawing" Target="diagrams/drawing1.xml"/><Relationship Id="rId30" Type="http://schemas.openxmlformats.org/officeDocument/2006/relationships/hyperlink" Target="https://isbnsearch.org/isbn/9784769351047" TargetMode="Externa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295537-9D2B-439F-B142-DF9AA7F14EE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AD2555BC-0F82-4ED1-B181-46345337454A}">
      <dgm:prSet phldrT="[Text]"/>
      <dgm:spPr/>
      <dgm:t>
        <a:bodyPr/>
        <a:lstStyle/>
        <a:p>
          <a:r>
            <a:rPr lang="en-US"/>
            <a:t>STL data</a:t>
          </a:r>
        </a:p>
      </dgm:t>
    </dgm:pt>
    <dgm:pt modelId="{714AAF50-4D38-4F50-BCC0-8F0C89A920E7}" type="parTrans" cxnId="{39A7C7DA-69E7-4E8A-8477-D4DA77219D44}">
      <dgm:prSet/>
      <dgm:spPr/>
      <dgm:t>
        <a:bodyPr/>
        <a:lstStyle/>
        <a:p>
          <a:endParaRPr lang="en-US"/>
        </a:p>
      </dgm:t>
    </dgm:pt>
    <dgm:pt modelId="{60D594B1-CF89-4F1E-9637-B59EFC9DCE8F}" type="sibTrans" cxnId="{39A7C7DA-69E7-4E8A-8477-D4DA77219D44}">
      <dgm:prSet/>
      <dgm:spPr/>
      <dgm:t>
        <a:bodyPr/>
        <a:lstStyle/>
        <a:p>
          <a:endParaRPr lang="en-US"/>
        </a:p>
      </dgm:t>
    </dgm:pt>
    <dgm:pt modelId="{0D4A8FF7-D6D9-43DD-92C7-0632A87846CF}">
      <dgm:prSet phldrT="[Text]"/>
      <dgm:spPr/>
      <dgm:t>
        <a:bodyPr/>
        <a:lstStyle/>
        <a:p>
          <a:r>
            <a:rPr lang="en-US"/>
            <a:t>Setup of variables, libraries and logic</a:t>
          </a:r>
        </a:p>
      </dgm:t>
    </dgm:pt>
    <dgm:pt modelId="{FF75CDCC-8565-4440-9454-F426AF81CD82}" type="parTrans" cxnId="{2D5859F9-15E3-47BC-83A4-FF26E763F3D2}">
      <dgm:prSet/>
      <dgm:spPr/>
      <dgm:t>
        <a:bodyPr/>
        <a:lstStyle/>
        <a:p>
          <a:endParaRPr lang="en-US"/>
        </a:p>
      </dgm:t>
    </dgm:pt>
    <dgm:pt modelId="{CA5C3893-12CC-400A-828A-FCC5AC34A078}" type="sibTrans" cxnId="{2D5859F9-15E3-47BC-83A4-FF26E763F3D2}">
      <dgm:prSet/>
      <dgm:spPr/>
      <dgm:t>
        <a:bodyPr/>
        <a:lstStyle/>
        <a:p>
          <a:endParaRPr lang="en-US"/>
        </a:p>
      </dgm:t>
    </dgm:pt>
    <dgm:pt modelId="{5434D9AC-48BC-400F-AD34-98548E0B4BFF}">
      <dgm:prSet phldrT="[Text]"/>
      <dgm:spPr/>
      <dgm:t>
        <a:bodyPr/>
        <a:lstStyle/>
        <a:p>
          <a:r>
            <a:rPr lang="en-US"/>
            <a:t>Toolpath generation and G-code conversion</a:t>
          </a:r>
        </a:p>
      </dgm:t>
    </dgm:pt>
    <dgm:pt modelId="{F690A858-D1E4-4DD1-BCEE-86847ED697B4}" type="parTrans" cxnId="{8F3F77D2-6A31-42D2-9F7D-CB1EF037A4C7}">
      <dgm:prSet/>
      <dgm:spPr/>
      <dgm:t>
        <a:bodyPr/>
        <a:lstStyle/>
        <a:p>
          <a:endParaRPr lang="en-US"/>
        </a:p>
      </dgm:t>
    </dgm:pt>
    <dgm:pt modelId="{C0807F26-9797-40EC-9A50-68CC34F432C4}" type="sibTrans" cxnId="{8F3F77D2-6A31-42D2-9F7D-CB1EF037A4C7}">
      <dgm:prSet/>
      <dgm:spPr/>
      <dgm:t>
        <a:bodyPr/>
        <a:lstStyle/>
        <a:p>
          <a:endParaRPr lang="en-US"/>
        </a:p>
      </dgm:t>
    </dgm:pt>
    <dgm:pt modelId="{FFCEB3EB-0EA5-43CD-BC2D-B102B8FE0EAC}">
      <dgm:prSet phldrT="[Text]"/>
      <dgm:spPr/>
      <dgm:t>
        <a:bodyPr/>
        <a:lstStyle/>
        <a:p>
          <a:r>
            <a:rPr lang="en-US"/>
            <a:t>Compiling and final edits</a:t>
          </a:r>
        </a:p>
      </dgm:t>
    </dgm:pt>
    <dgm:pt modelId="{4B46E97C-C304-42AA-91D4-DD50AE07D815}" type="parTrans" cxnId="{8CAFD831-7E1A-4B79-B2D5-4309E65B8B58}">
      <dgm:prSet/>
      <dgm:spPr/>
      <dgm:t>
        <a:bodyPr/>
        <a:lstStyle/>
        <a:p>
          <a:endParaRPr lang="en-US"/>
        </a:p>
      </dgm:t>
    </dgm:pt>
    <dgm:pt modelId="{F506FA2E-8242-461B-A85A-25AD2D9EBBD9}" type="sibTrans" cxnId="{8CAFD831-7E1A-4B79-B2D5-4309E65B8B58}">
      <dgm:prSet/>
      <dgm:spPr/>
      <dgm:t>
        <a:bodyPr/>
        <a:lstStyle/>
        <a:p>
          <a:endParaRPr lang="en-US"/>
        </a:p>
      </dgm:t>
    </dgm:pt>
    <dgm:pt modelId="{C83516DD-E770-4731-90DA-A7860E6484CC}" type="pres">
      <dgm:prSet presAssocID="{18295537-9D2B-439F-B142-DF9AA7F14EEB}" presName="Name0" presStyleCnt="0">
        <dgm:presLayoutVars>
          <dgm:dir/>
          <dgm:resizeHandles val="exact"/>
        </dgm:presLayoutVars>
      </dgm:prSet>
      <dgm:spPr/>
    </dgm:pt>
    <dgm:pt modelId="{4F86366F-6148-447A-A585-58ACF18987D6}" type="pres">
      <dgm:prSet presAssocID="{AD2555BC-0F82-4ED1-B181-46345337454A}" presName="node" presStyleLbl="node1" presStyleIdx="0" presStyleCnt="4" custLinFactX="-11141" custLinFactNeighborX="-100000" custLinFactNeighborY="1755">
        <dgm:presLayoutVars>
          <dgm:bulletEnabled val="1"/>
        </dgm:presLayoutVars>
      </dgm:prSet>
      <dgm:spPr/>
    </dgm:pt>
    <dgm:pt modelId="{19BE38C6-622F-466E-9A6E-226A98608174}" type="pres">
      <dgm:prSet presAssocID="{60D594B1-CF89-4F1E-9637-B59EFC9DCE8F}" presName="sibTrans" presStyleLbl="sibTrans2D1" presStyleIdx="0" presStyleCnt="3"/>
      <dgm:spPr/>
    </dgm:pt>
    <dgm:pt modelId="{F36D09DF-B206-4612-B43D-95508CE11BAB}" type="pres">
      <dgm:prSet presAssocID="{60D594B1-CF89-4F1E-9637-B59EFC9DCE8F}" presName="connectorText" presStyleLbl="sibTrans2D1" presStyleIdx="0" presStyleCnt="3"/>
      <dgm:spPr/>
    </dgm:pt>
    <dgm:pt modelId="{F82FE1AD-8095-440B-B9FB-49DE25C0338D}" type="pres">
      <dgm:prSet presAssocID="{0D4A8FF7-D6D9-43DD-92C7-0632A87846CF}" presName="node" presStyleLbl="node1" presStyleIdx="1" presStyleCnt="4">
        <dgm:presLayoutVars>
          <dgm:bulletEnabled val="1"/>
        </dgm:presLayoutVars>
      </dgm:prSet>
      <dgm:spPr/>
    </dgm:pt>
    <dgm:pt modelId="{C7D37F1E-64A7-4ADA-B9F6-65AF03C5A04C}" type="pres">
      <dgm:prSet presAssocID="{CA5C3893-12CC-400A-828A-FCC5AC34A078}" presName="sibTrans" presStyleLbl="sibTrans2D1" presStyleIdx="1" presStyleCnt="3"/>
      <dgm:spPr/>
    </dgm:pt>
    <dgm:pt modelId="{5A389A86-D855-4586-B47D-EC90A6E5DA5A}" type="pres">
      <dgm:prSet presAssocID="{CA5C3893-12CC-400A-828A-FCC5AC34A078}" presName="connectorText" presStyleLbl="sibTrans2D1" presStyleIdx="1" presStyleCnt="3"/>
      <dgm:spPr/>
    </dgm:pt>
    <dgm:pt modelId="{63C9FADE-ED36-42FF-8DAC-178EA8286DF2}" type="pres">
      <dgm:prSet presAssocID="{5434D9AC-48BC-400F-AD34-98548E0B4BFF}" presName="node" presStyleLbl="node1" presStyleIdx="2" presStyleCnt="4">
        <dgm:presLayoutVars>
          <dgm:bulletEnabled val="1"/>
        </dgm:presLayoutVars>
      </dgm:prSet>
      <dgm:spPr/>
    </dgm:pt>
    <dgm:pt modelId="{FEF7FF64-0BC1-4066-98A0-3CB68978D6C9}" type="pres">
      <dgm:prSet presAssocID="{C0807F26-9797-40EC-9A50-68CC34F432C4}" presName="sibTrans" presStyleLbl="sibTrans2D1" presStyleIdx="2" presStyleCnt="3"/>
      <dgm:spPr/>
    </dgm:pt>
    <dgm:pt modelId="{A5163FE1-1ED4-4403-8E61-AD13A80CD71A}" type="pres">
      <dgm:prSet presAssocID="{C0807F26-9797-40EC-9A50-68CC34F432C4}" presName="connectorText" presStyleLbl="sibTrans2D1" presStyleIdx="2" presStyleCnt="3"/>
      <dgm:spPr/>
    </dgm:pt>
    <dgm:pt modelId="{37102775-5848-47E1-9F21-1AB2BF91F76B}" type="pres">
      <dgm:prSet presAssocID="{FFCEB3EB-0EA5-43CD-BC2D-B102B8FE0EAC}" presName="node" presStyleLbl="node1" presStyleIdx="3" presStyleCnt="4">
        <dgm:presLayoutVars>
          <dgm:bulletEnabled val="1"/>
        </dgm:presLayoutVars>
      </dgm:prSet>
      <dgm:spPr/>
    </dgm:pt>
  </dgm:ptLst>
  <dgm:cxnLst>
    <dgm:cxn modelId="{18584D03-4035-420D-9898-447A8753D3B6}" type="presOf" srcId="{5434D9AC-48BC-400F-AD34-98548E0B4BFF}" destId="{63C9FADE-ED36-42FF-8DAC-178EA8286DF2}" srcOrd="0" destOrd="0" presId="urn:microsoft.com/office/officeart/2005/8/layout/process1"/>
    <dgm:cxn modelId="{CEEDC104-E748-454B-868C-761D6AEB630A}" type="presOf" srcId="{0D4A8FF7-D6D9-43DD-92C7-0632A87846CF}" destId="{F82FE1AD-8095-440B-B9FB-49DE25C0338D}" srcOrd="0" destOrd="0" presId="urn:microsoft.com/office/officeart/2005/8/layout/process1"/>
    <dgm:cxn modelId="{7A415B08-7141-4B3D-B370-A374A21DD426}" type="presOf" srcId="{60D594B1-CF89-4F1E-9637-B59EFC9DCE8F}" destId="{19BE38C6-622F-466E-9A6E-226A98608174}" srcOrd="0" destOrd="0" presId="urn:microsoft.com/office/officeart/2005/8/layout/process1"/>
    <dgm:cxn modelId="{BD64EE0E-C811-415C-92A7-6475FD5C28E8}" type="presOf" srcId="{CA5C3893-12CC-400A-828A-FCC5AC34A078}" destId="{5A389A86-D855-4586-B47D-EC90A6E5DA5A}" srcOrd="1" destOrd="0" presId="urn:microsoft.com/office/officeart/2005/8/layout/process1"/>
    <dgm:cxn modelId="{F80C4F1F-4CAF-4783-8A10-A1FE550B3EC9}" type="presOf" srcId="{18295537-9D2B-439F-B142-DF9AA7F14EEB}" destId="{C83516DD-E770-4731-90DA-A7860E6484CC}" srcOrd="0" destOrd="0" presId="urn:microsoft.com/office/officeart/2005/8/layout/process1"/>
    <dgm:cxn modelId="{8CAFD831-7E1A-4B79-B2D5-4309E65B8B58}" srcId="{18295537-9D2B-439F-B142-DF9AA7F14EEB}" destId="{FFCEB3EB-0EA5-43CD-BC2D-B102B8FE0EAC}" srcOrd="3" destOrd="0" parTransId="{4B46E97C-C304-42AA-91D4-DD50AE07D815}" sibTransId="{F506FA2E-8242-461B-A85A-25AD2D9EBBD9}"/>
    <dgm:cxn modelId="{8BCCA141-1CD3-43B2-801F-4301FDC00502}" type="presOf" srcId="{FFCEB3EB-0EA5-43CD-BC2D-B102B8FE0EAC}" destId="{37102775-5848-47E1-9F21-1AB2BF91F76B}" srcOrd="0" destOrd="0" presId="urn:microsoft.com/office/officeart/2005/8/layout/process1"/>
    <dgm:cxn modelId="{9CD27277-4D26-4ECE-B8A6-9E665E7CBF0C}" type="presOf" srcId="{AD2555BC-0F82-4ED1-B181-46345337454A}" destId="{4F86366F-6148-447A-A585-58ACF18987D6}" srcOrd="0" destOrd="0" presId="urn:microsoft.com/office/officeart/2005/8/layout/process1"/>
    <dgm:cxn modelId="{9478057C-D136-4223-AD24-AC8379D23115}" type="presOf" srcId="{C0807F26-9797-40EC-9A50-68CC34F432C4}" destId="{FEF7FF64-0BC1-4066-98A0-3CB68978D6C9}" srcOrd="0" destOrd="0" presId="urn:microsoft.com/office/officeart/2005/8/layout/process1"/>
    <dgm:cxn modelId="{929D8382-8750-4FBC-87AE-E14270DED3E2}" type="presOf" srcId="{CA5C3893-12CC-400A-828A-FCC5AC34A078}" destId="{C7D37F1E-64A7-4ADA-B9F6-65AF03C5A04C}" srcOrd="0" destOrd="0" presId="urn:microsoft.com/office/officeart/2005/8/layout/process1"/>
    <dgm:cxn modelId="{53C1C1CF-CD32-484F-BBA1-E3A6E0AF504C}" type="presOf" srcId="{60D594B1-CF89-4F1E-9637-B59EFC9DCE8F}" destId="{F36D09DF-B206-4612-B43D-95508CE11BAB}" srcOrd="1" destOrd="0" presId="urn:microsoft.com/office/officeart/2005/8/layout/process1"/>
    <dgm:cxn modelId="{8F3F77D2-6A31-42D2-9F7D-CB1EF037A4C7}" srcId="{18295537-9D2B-439F-B142-DF9AA7F14EEB}" destId="{5434D9AC-48BC-400F-AD34-98548E0B4BFF}" srcOrd="2" destOrd="0" parTransId="{F690A858-D1E4-4DD1-BCEE-86847ED697B4}" sibTransId="{C0807F26-9797-40EC-9A50-68CC34F432C4}"/>
    <dgm:cxn modelId="{39A7C7DA-69E7-4E8A-8477-D4DA77219D44}" srcId="{18295537-9D2B-439F-B142-DF9AA7F14EEB}" destId="{AD2555BC-0F82-4ED1-B181-46345337454A}" srcOrd="0" destOrd="0" parTransId="{714AAF50-4D38-4F50-BCC0-8F0C89A920E7}" sibTransId="{60D594B1-CF89-4F1E-9637-B59EFC9DCE8F}"/>
    <dgm:cxn modelId="{88D1BBE9-2913-4658-A53D-B6E1CA4CD1BC}" type="presOf" srcId="{C0807F26-9797-40EC-9A50-68CC34F432C4}" destId="{A5163FE1-1ED4-4403-8E61-AD13A80CD71A}" srcOrd="1" destOrd="0" presId="urn:microsoft.com/office/officeart/2005/8/layout/process1"/>
    <dgm:cxn modelId="{2D5859F9-15E3-47BC-83A4-FF26E763F3D2}" srcId="{18295537-9D2B-439F-B142-DF9AA7F14EEB}" destId="{0D4A8FF7-D6D9-43DD-92C7-0632A87846CF}" srcOrd="1" destOrd="0" parTransId="{FF75CDCC-8565-4440-9454-F426AF81CD82}" sibTransId="{CA5C3893-12CC-400A-828A-FCC5AC34A078}"/>
    <dgm:cxn modelId="{79FBF8FB-DA80-4293-96B0-41DAED2BBF9F}" type="presParOf" srcId="{C83516DD-E770-4731-90DA-A7860E6484CC}" destId="{4F86366F-6148-447A-A585-58ACF18987D6}" srcOrd="0" destOrd="0" presId="urn:microsoft.com/office/officeart/2005/8/layout/process1"/>
    <dgm:cxn modelId="{487E2D41-73A8-4F48-B6E7-FE8E585C5C3C}" type="presParOf" srcId="{C83516DD-E770-4731-90DA-A7860E6484CC}" destId="{19BE38C6-622F-466E-9A6E-226A98608174}" srcOrd="1" destOrd="0" presId="urn:microsoft.com/office/officeart/2005/8/layout/process1"/>
    <dgm:cxn modelId="{0320BF42-21E1-4BB5-9F73-D34B4F0F4C63}" type="presParOf" srcId="{19BE38C6-622F-466E-9A6E-226A98608174}" destId="{F36D09DF-B206-4612-B43D-95508CE11BAB}" srcOrd="0" destOrd="0" presId="urn:microsoft.com/office/officeart/2005/8/layout/process1"/>
    <dgm:cxn modelId="{E7294269-D779-4592-B1F3-6F5B1F87CF97}" type="presParOf" srcId="{C83516DD-E770-4731-90DA-A7860E6484CC}" destId="{F82FE1AD-8095-440B-B9FB-49DE25C0338D}" srcOrd="2" destOrd="0" presId="urn:microsoft.com/office/officeart/2005/8/layout/process1"/>
    <dgm:cxn modelId="{3694B753-2601-4B28-AA8D-C242020F5F4C}" type="presParOf" srcId="{C83516DD-E770-4731-90DA-A7860E6484CC}" destId="{C7D37F1E-64A7-4ADA-B9F6-65AF03C5A04C}" srcOrd="3" destOrd="0" presId="urn:microsoft.com/office/officeart/2005/8/layout/process1"/>
    <dgm:cxn modelId="{2D5196E2-84F7-450F-974B-CE6A8C178029}" type="presParOf" srcId="{C7D37F1E-64A7-4ADA-B9F6-65AF03C5A04C}" destId="{5A389A86-D855-4586-B47D-EC90A6E5DA5A}" srcOrd="0" destOrd="0" presId="urn:microsoft.com/office/officeart/2005/8/layout/process1"/>
    <dgm:cxn modelId="{F6046B55-EF59-427D-9734-2FA6F418A019}" type="presParOf" srcId="{C83516DD-E770-4731-90DA-A7860E6484CC}" destId="{63C9FADE-ED36-42FF-8DAC-178EA8286DF2}" srcOrd="4" destOrd="0" presId="urn:microsoft.com/office/officeart/2005/8/layout/process1"/>
    <dgm:cxn modelId="{2B67EF94-4F43-44EA-8375-876627D2B733}" type="presParOf" srcId="{C83516DD-E770-4731-90DA-A7860E6484CC}" destId="{FEF7FF64-0BC1-4066-98A0-3CB68978D6C9}" srcOrd="5" destOrd="0" presId="urn:microsoft.com/office/officeart/2005/8/layout/process1"/>
    <dgm:cxn modelId="{4163B945-0F75-48D1-837D-363CE3994536}" type="presParOf" srcId="{FEF7FF64-0BC1-4066-98A0-3CB68978D6C9}" destId="{A5163FE1-1ED4-4403-8E61-AD13A80CD71A}" srcOrd="0" destOrd="0" presId="urn:microsoft.com/office/officeart/2005/8/layout/process1"/>
    <dgm:cxn modelId="{BB5DEC7D-9BB6-45CE-9AF3-81EA4A154361}" type="presParOf" srcId="{C83516DD-E770-4731-90DA-A7860E6484CC}" destId="{37102775-5848-47E1-9F21-1AB2BF91F76B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86366F-6148-447A-A585-58ACF18987D6}">
      <dsp:nvSpPr>
        <dsp:cNvPr id="0" name=""/>
        <dsp:cNvSpPr/>
      </dsp:nvSpPr>
      <dsp:spPr>
        <a:xfrm>
          <a:off x="0" y="0"/>
          <a:ext cx="1287351" cy="8335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STL data</a:t>
          </a:r>
        </a:p>
      </dsp:txBody>
      <dsp:txXfrm>
        <a:off x="24413" y="24413"/>
        <a:ext cx="1238525" cy="784701"/>
      </dsp:txXfrm>
    </dsp:sp>
    <dsp:sp modelId="{19BE38C6-622F-466E-9A6E-226A98608174}">
      <dsp:nvSpPr>
        <dsp:cNvPr id="0" name=""/>
        <dsp:cNvSpPr/>
      </dsp:nvSpPr>
      <dsp:spPr>
        <a:xfrm>
          <a:off x="1416822" y="257131"/>
          <a:ext cx="274478" cy="31926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1416822" y="320984"/>
        <a:ext cx="192135" cy="191557"/>
      </dsp:txXfrm>
    </dsp:sp>
    <dsp:sp modelId="{F82FE1AD-8095-440B-B9FB-49DE25C0338D}">
      <dsp:nvSpPr>
        <dsp:cNvPr id="0" name=""/>
        <dsp:cNvSpPr/>
      </dsp:nvSpPr>
      <dsp:spPr>
        <a:xfrm>
          <a:off x="1805235" y="0"/>
          <a:ext cx="1287351" cy="8335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Setup of variables, libraries and logic</a:t>
          </a:r>
        </a:p>
      </dsp:txBody>
      <dsp:txXfrm>
        <a:off x="1829648" y="24413"/>
        <a:ext cx="1238525" cy="784701"/>
      </dsp:txXfrm>
    </dsp:sp>
    <dsp:sp modelId="{C7D37F1E-64A7-4ADA-B9F6-65AF03C5A04C}">
      <dsp:nvSpPr>
        <dsp:cNvPr id="0" name=""/>
        <dsp:cNvSpPr/>
      </dsp:nvSpPr>
      <dsp:spPr>
        <a:xfrm>
          <a:off x="3221321" y="257131"/>
          <a:ext cx="272918" cy="31926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3221321" y="320984"/>
        <a:ext cx="191043" cy="191557"/>
      </dsp:txXfrm>
    </dsp:sp>
    <dsp:sp modelId="{63C9FADE-ED36-42FF-8DAC-178EA8286DF2}">
      <dsp:nvSpPr>
        <dsp:cNvPr id="0" name=""/>
        <dsp:cNvSpPr/>
      </dsp:nvSpPr>
      <dsp:spPr>
        <a:xfrm>
          <a:off x="3607527" y="0"/>
          <a:ext cx="1287351" cy="8335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Toolpath generation and G-code conversion</a:t>
          </a:r>
        </a:p>
      </dsp:txBody>
      <dsp:txXfrm>
        <a:off x="3631940" y="24413"/>
        <a:ext cx="1238525" cy="784701"/>
      </dsp:txXfrm>
    </dsp:sp>
    <dsp:sp modelId="{FEF7FF64-0BC1-4066-98A0-3CB68978D6C9}">
      <dsp:nvSpPr>
        <dsp:cNvPr id="0" name=""/>
        <dsp:cNvSpPr/>
      </dsp:nvSpPr>
      <dsp:spPr>
        <a:xfrm>
          <a:off x="5023613" y="257131"/>
          <a:ext cx="272918" cy="31926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023613" y="320984"/>
        <a:ext cx="191043" cy="191557"/>
      </dsp:txXfrm>
    </dsp:sp>
    <dsp:sp modelId="{37102775-5848-47E1-9F21-1AB2BF91F76B}">
      <dsp:nvSpPr>
        <dsp:cNvPr id="0" name=""/>
        <dsp:cNvSpPr/>
      </dsp:nvSpPr>
      <dsp:spPr>
        <a:xfrm>
          <a:off x="5409818" y="0"/>
          <a:ext cx="1287351" cy="8335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Compiling and final edits</a:t>
          </a:r>
        </a:p>
      </dsp:txBody>
      <dsp:txXfrm>
        <a:off x="5434231" y="24413"/>
        <a:ext cx="1238525" cy="7847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FB7D63380F473E8F91DCF0B4408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27140-8235-4C4C-A27F-B6F1F8F8ABE4}"/>
      </w:docPartPr>
      <w:docPartBody>
        <w:p w:rsidR="00994A29" w:rsidRDefault="005D290B" w:rsidP="005D290B">
          <w:pPr>
            <w:pStyle w:val="85FB7D63380F473E8F91DCF0B4408CD0"/>
          </w:pPr>
          <w:r>
            <w:t>Type chapter title (level 2)</w:t>
          </w:r>
        </w:p>
      </w:docPartBody>
    </w:docPart>
    <w:docPart>
      <w:docPartPr>
        <w:name w:val="7461AD892E59410E877419F3064D9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6905E-F428-41F8-A7FC-936FD6D90101}"/>
      </w:docPartPr>
      <w:docPartBody>
        <w:p w:rsidR="00994A29" w:rsidRDefault="005D290B" w:rsidP="005D290B">
          <w:pPr>
            <w:pStyle w:val="7461AD892E59410E877419F3064D9500"/>
          </w:pPr>
          <w:r>
            <w:t>Type chapter title (level 3)</w:t>
          </w:r>
        </w:p>
      </w:docPartBody>
    </w:docPart>
    <w:docPart>
      <w:docPartPr>
        <w:name w:val="ACDD2900CE4A4E95AF0BD9703FDF1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6770A-9844-4B15-8479-5CF96913388E}"/>
      </w:docPartPr>
      <w:docPartBody>
        <w:p w:rsidR="00994A29" w:rsidRDefault="005D290B" w:rsidP="005D290B">
          <w:pPr>
            <w:pStyle w:val="ACDD2900CE4A4E95AF0BD9703FDF12EC"/>
          </w:pPr>
          <w:r>
            <w:t>Type chapter title (level 2)</w:t>
          </w:r>
        </w:p>
      </w:docPartBody>
    </w:docPart>
    <w:docPart>
      <w:docPartPr>
        <w:name w:val="D9F66EFA5E124A27B760633E22149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176E8-67FD-4E2E-9DF1-7E4F6DF6565D}"/>
      </w:docPartPr>
      <w:docPartBody>
        <w:p w:rsidR="00994A29" w:rsidRDefault="005D290B" w:rsidP="005D290B">
          <w:pPr>
            <w:pStyle w:val="D9F66EFA5E124A27B760633E22149EF9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0B"/>
    <w:rsid w:val="00012FCB"/>
    <w:rsid w:val="000402F5"/>
    <w:rsid w:val="001062AC"/>
    <w:rsid w:val="002A098F"/>
    <w:rsid w:val="003B5262"/>
    <w:rsid w:val="003B73DD"/>
    <w:rsid w:val="00400271"/>
    <w:rsid w:val="005D290B"/>
    <w:rsid w:val="006E220E"/>
    <w:rsid w:val="00771350"/>
    <w:rsid w:val="00934960"/>
    <w:rsid w:val="00955101"/>
    <w:rsid w:val="00994A29"/>
    <w:rsid w:val="00D4603B"/>
    <w:rsid w:val="00DA7DCE"/>
    <w:rsid w:val="00DC07B9"/>
    <w:rsid w:val="00EE6B3C"/>
    <w:rsid w:val="00F50C4D"/>
    <w:rsid w:val="00FE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290B"/>
    <w:rPr>
      <w:color w:val="666666"/>
    </w:rPr>
  </w:style>
  <w:style w:type="paragraph" w:customStyle="1" w:styleId="85FB7D63380F473E8F91DCF0B4408CD0">
    <w:name w:val="85FB7D63380F473E8F91DCF0B4408CD0"/>
    <w:rsid w:val="005D290B"/>
  </w:style>
  <w:style w:type="paragraph" w:customStyle="1" w:styleId="7461AD892E59410E877419F3064D9500">
    <w:name w:val="7461AD892E59410E877419F3064D9500"/>
    <w:rsid w:val="005D290B"/>
  </w:style>
  <w:style w:type="paragraph" w:customStyle="1" w:styleId="ACDD2900CE4A4E95AF0BD9703FDF12EC">
    <w:name w:val="ACDD2900CE4A4E95AF0BD9703FDF12EC"/>
    <w:rsid w:val="005D290B"/>
  </w:style>
  <w:style w:type="paragraph" w:customStyle="1" w:styleId="D9F66EFA5E124A27B760633E22149EF9">
    <w:name w:val="D9F66EFA5E124A27B760633E22149EF9"/>
    <w:rsid w:val="005D29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2E031F-89B1-4A20-841A-70E419429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32</Pages>
  <Words>5272</Words>
  <Characters>30057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151</cp:revision>
  <dcterms:created xsi:type="dcterms:W3CDTF">2025-05-07T04:16:00Z</dcterms:created>
  <dcterms:modified xsi:type="dcterms:W3CDTF">2025-05-27T03:04:00Z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42c0ba6f-8f4e-45bb-b146-68d1728dc795</vt:lpwstr>
  </property>
</Properties>
</file>