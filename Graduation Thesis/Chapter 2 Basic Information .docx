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9E28" w14:textId="77777777" w:rsidR="00250A2F" w:rsidRPr="002C3B95" w:rsidRDefault="00250A2F" w:rsidP="005D40C5">
      <w:pPr>
        <w:jc w:val="left"/>
        <w:rPr>
          <w:rFonts w:ascii="Times New Roman" w:hAnsi="Times New Roman" w:cs="Times New Roman"/>
          <w:sz w:val="40"/>
          <w:szCs w:val="44"/>
        </w:rPr>
      </w:pPr>
      <w:r w:rsidRPr="002C3B95">
        <w:rPr>
          <w:rFonts w:ascii="Times New Roman" w:hAnsi="Times New Roman" w:cs="Times New Roman"/>
          <w:sz w:val="40"/>
          <w:szCs w:val="44"/>
        </w:rPr>
        <w:t xml:space="preserve">Chapter 2: </w:t>
      </w:r>
      <w:r>
        <w:rPr>
          <w:rFonts w:ascii="Times New Roman" w:hAnsi="Times New Roman" w:cs="Times New Roman"/>
          <w:sz w:val="40"/>
          <w:szCs w:val="44"/>
        </w:rPr>
        <w:t xml:space="preserve">Basic Information </w:t>
      </w:r>
    </w:p>
    <w:p w14:paraId="62355BF7" w14:textId="77777777" w:rsidR="00250A2F" w:rsidRPr="002C3B95" w:rsidRDefault="00250A2F" w:rsidP="005D40C5">
      <w:pPr>
        <w:jc w:val="left"/>
        <w:rPr>
          <w:rFonts w:ascii="Times New Roman" w:hAnsi="Times New Roman" w:cs="Times New Roman"/>
          <w:sz w:val="28"/>
          <w:szCs w:val="32"/>
        </w:rPr>
      </w:pPr>
      <w:r w:rsidRPr="002C3B95">
        <w:rPr>
          <w:rFonts w:ascii="Times New Roman" w:hAnsi="Times New Roman" w:cs="Times New Roman"/>
          <w:sz w:val="28"/>
          <w:szCs w:val="32"/>
        </w:rPr>
        <w:t>2.1 Incremental forming technology</w:t>
      </w:r>
    </w:p>
    <w:p w14:paraId="34160140" w14:textId="77777777" w:rsidR="00250A2F" w:rsidRPr="002C3B95" w:rsidRDefault="00250A2F" w:rsidP="005D40C5">
      <w:pPr>
        <w:jc w:val="left"/>
        <w:rPr>
          <w:rFonts w:ascii="Times New Roman" w:hAnsi="Times New Roman" w:cs="Times New Roman"/>
          <w:sz w:val="24"/>
          <w:szCs w:val="24"/>
        </w:rPr>
      </w:pPr>
      <w:r w:rsidRPr="002C3B95">
        <w:rPr>
          <w:rFonts w:ascii="Times New Roman" w:hAnsi="Times New Roman" w:cs="Times New Roman"/>
          <w:b/>
          <w:bCs/>
          <w:sz w:val="24"/>
          <w:szCs w:val="24"/>
        </w:rPr>
        <w:t>2.1.2 Development history</w:t>
      </w:r>
    </w:p>
    <w:p w14:paraId="4B3ACB04" w14:textId="77777777" w:rsidR="00250A2F" w:rsidRPr="002C3B95" w:rsidRDefault="00250A2F" w:rsidP="005D40C5">
      <w:pPr>
        <w:ind w:firstLine="360"/>
        <w:jc w:val="left"/>
        <w:rPr>
          <w:rFonts w:ascii="Times New Roman" w:hAnsi="Times New Roman" w:cs="Times New Roman"/>
          <w:sz w:val="24"/>
          <w:szCs w:val="24"/>
        </w:rPr>
      </w:pPr>
      <w:r w:rsidRPr="002C3B95">
        <w:rPr>
          <w:rFonts w:ascii="Times New Roman" w:hAnsi="Times New Roman" w:cs="Times New Roman"/>
          <w:sz w:val="22"/>
        </w:rPr>
        <w:t>Incremental forming is a manufacturing method first proposed in Japan in the 1990’s. The goal of this manufacturing method is to make a dieless plastic processing method for low volume, complex items. Incremental forming is a general term for the processing of plastics without dies and includes various techniques such as hot forming and local heating. In general, Incremental forming methods have five main characteristics:</w:t>
      </w:r>
    </w:p>
    <w:p w14:paraId="298B3F55" w14:textId="77777777" w:rsidR="00250A2F" w:rsidRPr="002C3B95" w:rsidRDefault="00250A2F" w:rsidP="005D40C5">
      <w:pPr>
        <w:pStyle w:val="ListParagraph"/>
        <w:numPr>
          <w:ilvl w:val="0"/>
          <w:numId w:val="1"/>
        </w:numPr>
        <w:jc w:val="left"/>
        <w:rPr>
          <w:rFonts w:ascii="Times New Roman" w:hAnsi="Times New Roman" w:cs="Times New Roman"/>
          <w:sz w:val="22"/>
        </w:rPr>
      </w:pPr>
      <w:r w:rsidRPr="002C3B95">
        <w:rPr>
          <w:rFonts w:ascii="Times New Roman" w:hAnsi="Times New Roman" w:cs="Times New Roman"/>
          <w:sz w:val="22"/>
        </w:rPr>
        <w:t>High degree of freedom in moldable shapes</w:t>
      </w:r>
    </w:p>
    <w:p w14:paraId="5E09626A" w14:textId="77777777" w:rsidR="00250A2F" w:rsidRPr="002C3B95" w:rsidRDefault="00250A2F" w:rsidP="005D40C5">
      <w:pPr>
        <w:pStyle w:val="ListParagraph"/>
        <w:numPr>
          <w:ilvl w:val="0"/>
          <w:numId w:val="1"/>
        </w:numPr>
        <w:jc w:val="left"/>
        <w:rPr>
          <w:rFonts w:ascii="Times New Roman" w:hAnsi="Times New Roman" w:cs="Times New Roman"/>
          <w:sz w:val="22"/>
        </w:rPr>
      </w:pPr>
      <w:r w:rsidRPr="002C3B95">
        <w:rPr>
          <w:rFonts w:ascii="Times New Roman" w:hAnsi="Times New Roman" w:cs="Times New Roman"/>
          <w:sz w:val="22"/>
        </w:rPr>
        <w:t xml:space="preserve">Not requiring </w:t>
      </w:r>
      <w:proofErr w:type="gramStart"/>
      <w:r w:rsidRPr="002C3B95">
        <w:rPr>
          <w:rFonts w:ascii="Times New Roman" w:hAnsi="Times New Roman" w:cs="Times New Roman"/>
          <w:sz w:val="22"/>
        </w:rPr>
        <w:t>a mold</w:t>
      </w:r>
      <w:proofErr w:type="gramEnd"/>
    </w:p>
    <w:p w14:paraId="291161BD" w14:textId="77777777" w:rsidR="00250A2F" w:rsidRPr="002C3B95" w:rsidRDefault="00250A2F" w:rsidP="005D40C5">
      <w:pPr>
        <w:pStyle w:val="ListParagraph"/>
        <w:numPr>
          <w:ilvl w:val="0"/>
          <w:numId w:val="1"/>
        </w:numPr>
        <w:jc w:val="left"/>
        <w:rPr>
          <w:rFonts w:ascii="Times New Roman" w:hAnsi="Times New Roman" w:cs="Times New Roman"/>
          <w:sz w:val="22"/>
        </w:rPr>
      </w:pPr>
      <w:r w:rsidRPr="002C3B95">
        <w:rPr>
          <w:rFonts w:ascii="Times New Roman" w:hAnsi="Times New Roman" w:cs="Times New Roman"/>
          <w:sz w:val="22"/>
        </w:rPr>
        <w:t>Forms thin shell shapes</w:t>
      </w:r>
    </w:p>
    <w:p w14:paraId="1ADF5259" w14:textId="77777777" w:rsidR="00250A2F" w:rsidRPr="002C3B95" w:rsidRDefault="00250A2F" w:rsidP="005D40C5">
      <w:pPr>
        <w:pStyle w:val="ListParagraph"/>
        <w:numPr>
          <w:ilvl w:val="0"/>
          <w:numId w:val="1"/>
        </w:numPr>
        <w:jc w:val="left"/>
        <w:rPr>
          <w:rFonts w:ascii="Times New Roman" w:hAnsi="Times New Roman" w:cs="Times New Roman"/>
          <w:sz w:val="22"/>
        </w:rPr>
      </w:pPr>
      <w:r w:rsidRPr="002C3B95">
        <w:rPr>
          <w:rFonts w:ascii="Times New Roman" w:hAnsi="Times New Roman" w:cs="Times New Roman"/>
          <w:sz w:val="22"/>
        </w:rPr>
        <w:t>High forming limit for metal sheets</w:t>
      </w:r>
    </w:p>
    <w:p w14:paraId="0466ED23" w14:textId="77777777" w:rsidR="00250A2F" w:rsidRPr="002C3B95" w:rsidRDefault="00250A2F" w:rsidP="005D40C5">
      <w:pPr>
        <w:pStyle w:val="ListParagraph"/>
        <w:numPr>
          <w:ilvl w:val="0"/>
          <w:numId w:val="1"/>
        </w:numPr>
        <w:jc w:val="left"/>
        <w:rPr>
          <w:rFonts w:ascii="Times New Roman" w:hAnsi="Times New Roman" w:cs="Times New Roman"/>
          <w:sz w:val="22"/>
        </w:rPr>
      </w:pPr>
      <w:r w:rsidRPr="002C3B95">
        <w:rPr>
          <w:rFonts w:ascii="Times New Roman" w:hAnsi="Times New Roman" w:cs="Times New Roman"/>
          <w:sz w:val="22"/>
        </w:rPr>
        <w:t>Creating complex shapes that are in low demand</w:t>
      </w:r>
    </w:p>
    <w:p w14:paraId="7BA41228" w14:textId="77777777" w:rsidR="00250A2F" w:rsidRPr="002C3B95" w:rsidRDefault="00250A2F" w:rsidP="005D40C5">
      <w:pPr>
        <w:ind w:left="360"/>
        <w:jc w:val="left"/>
        <w:rPr>
          <w:rFonts w:ascii="Times New Roman" w:hAnsi="Times New Roman" w:cs="Times New Roman"/>
          <w:sz w:val="22"/>
        </w:rPr>
      </w:pPr>
    </w:p>
    <w:p w14:paraId="60597C72" w14:textId="77777777" w:rsidR="00250A2F" w:rsidRPr="002C3B95" w:rsidRDefault="00250A2F" w:rsidP="005D40C5">
      <w:pPr>
        <w:jc w:val="left"/>
        <w:rPr>
          <w:rFonts w:ascii="Times New Roman" w:hAnsi="Times New Roman" w:cs="Times New Roman"/>
          <w:b/>
          <w:bCs/>
          <w:sz w:val="24"/>
          <w:szCs w:val="24"/>
        </w:rPr>
      </w:pPr>
      <w:r w:rsidRPr="002C3B95">
        <w:rPr>
          <w:rFonts w:ascii="Times New Roman" w:hAnsi="Times New Roman" w:cs="Times New Roman"/>
          <w:b/>
          <w:bCs/>
          <w:sz w:val="24"/>
          <w:szCs w:val="24"/>
        </w:rPr>
        <w:t>2.1.3 Different types of incremental forming</w:t>
      </w:r>
    </w:p>
    <w:p w14:paraId="6407FB40" w14:textId="77777777" w:rsidR="00250A2F" w:rsidRPr="002C3B95" w:rsidRDefault="00250A2F" w:rsidP="005D40C5">
      <w:pPr>
        <w:ind w:firstLine="360"/>
        <w:jc w:val="left"/>
        <w:rPr>
          <w:rFonts w:ascii="Times New Roman" w:hAnsi="Times New Roman" w:cs="Times New Roman"/>
          <w:b/>
          <w:bCs/>
          <w:sz w:val="24"/>
          <w:szCs w:val="24"/>
        </w:rPr>
      </w:pPr>
      <w:r w:rsidRPr="002C3B95">
        <w:rPr>
          <w:rFonts w:ascii="Times New Roman" w:hAnsi="Times New Roman" w:cs="Times New Roman"/>
          <w:sz w:val="22"/>
        </w:rPr>
        <w:t>There are two main types of incremental forming, dynamic and static</w:t>
      </w:r>
      <w:ins w:id="0" w:author="Emir Yilmaz" w:date="2025-04-28T13:54:00Z" w16du:dateUtc="2025-04-28T04:54:00Z">
        <w:r>
          <w:rPr>
            <w:rFonts w:ascii="Times New Roman" w:hAnsi="Times New Roman" w:cs="Times New Roman"/>
            <w:sz w:val="22"/>
          </w:rPr>
          <w:t xml:space="preserve"> (you need </w:t>
        </w:r>
        <w:r w:rsidRPr="003008FB">
          <w:rPr>
            <w:rFonts w:ascii="Times New Roman" w:hAnsi="Times New Roman" w:cs="Times New Roman"/>
            <w:b/>
            <w:bCs/>
            <w:sz w:val="22"/>
            <w:rPrChange w:id="1" w:author="Emir Yilmaz" w:date="2025-04-28T13:55:00Z" w16du:dateUtc="2025-04-28T04:55:00Z">
              <w:rPr>
                <w:rFonts w:ascii="Times New Roman" w:hAnsi="Times New Roman" w:cs="Times New Roman"/>
                <w:sz w:val="22"/>
              </w:rPr>
            </w:rPrChange>
          </w:rPr>
          <w:t>reference</w:t>
        </w:r>
        <w:r>
          <w:rPr>
            <w:rFonts w:ascii="Times New Roman" w:hAnsi="Times New Roman" w:cs="Times New Roman"/>
            <w:sz w:val="22"/>
          </w:rPr>
          <w:t xml:space="preserve"> for this</w:t>
        </w:r>
      </w:ins>
      <w:ins w:id="2" w:author="Emir Yilmaz" w:date="2025-04-28T13:55:00Z" w16du:dateUtc="2025-04-28T04:55:00Z">
        <w:r>
          <w:rPr>
            <w:rFonts w:ascii="Times New Roman" w:hAnsi="Times New Roman" w:cs="Times New Roman"/>
            <w:sz w:val="22"/>
          </w:rPr>
          <w:t>, a book about incremental forming or a journal that states about these two distinct types</w:t>
        </w:r>
      </w:ins>
      <w:ins w:id="3" w:author="Emir Yilmaz" w:date="2025-04-28T13:54:00Z" w16du:dateUtc="2025-04-28T04:54:00Z">
        <w:r>
          <w:rPr>
            <w:rFonts w:ascii="Times New Roman" w:hAnsi="Times New Roman" w:cs="Times New Roman"/>
            <w:sz w:val="22"/>
          </w:rPr>
          <w:t>)</w:t>
        </w:r>
      </w:ins>
      <w:r w:rsidRPr="002C3B95">
        <w:rPr>
          <w:rFonts w:ascii="Times New Roman" w:hAnsi="Times New Roman" w:cs="Times New Roman"/>
          <w:sz w:val="22"/>
        </w:rPr>
        <w:t>. Dynamic incremental forming, which uses kinetic energy to form the shape out of the material. An example of this is the shot peen method where millimeter sized shots made of various materials like steel, glass or ceramic, are shot at the material that you want to shape. Static incremental forming slowly stretches the material into the required shape. In this research paper, static incremental forming will be the method that we are using.</w:t>
      </w:r>
    </w:p>
    <w:p w14:paraId="213EBE4A" w14:textId="77777777" w:rsidR="00250A2F" w:rsidRPr="002C3B95" w:rsidRDefault="00250A2F" w:rsidP="005D40C5">
      <w:pPr>
        <w:ind w:firstLine="360"/>
        <w:jc w:val="left"/>
        <w:rPr>
          <w:rFonts w:ascii="Times New Roman" w:hAnsi="Times New Roman" w:cs="Times New Roman"/>
          <w:sz w:val="24"/>
          <w:szCs w:val="24"/>
        </w:rPr>
      </w:pPr>
    </w:p>
    <w:p w14:paraId="7F16CFE8" w14:textId="77777777" w:rsidR="00250A2F" w:rsidRPr="002C3B95" w:rsidRDefault="00250A2F" w:rsidP="005D40C5">
      <w:pPr>
        <w:pStyle w:val="ListParagraph"/>
        <w:numPr>
          <w:ilvl w:val="2"/>
          <w:numId w:val="4"/>
        </w:numPr>
        <w:jc w:val="left"/>
        <w:rPr>
          <w:rFonts w:ascii="Times New Roman" w:hAnsi="Times New Roman" w:cs="Times New Roman"/>
          <w:b/>
          <w:bCs/>
          <w:sz w:val="24"/>
          <w:szCs w:val="24"/>
        </w:rPr>
      </w:pPr>
      <w:r w:rsidRPr="002C3B95">
        <w:rPr>
          <w:rFonts w:ascii="Times New Roman" w:hAnsi="Times New Roman" w:cs="Times New Roman"/>
          <w:b/>
          <w:bCs/>
          <w:sz w:val="24"/>
          <w:szCs w:val="24"/>
        </w:rPr>
        <w:t>Uses of incremental forming</w:t>
      </w:r>
    </w:p>
    <w:p w14:paraId="2932EBDF" w14:textId="77777777" w:rsidR="00250A2F" w:rsidRPr="002C3B95" w:rsidRDefault="00250A2F" w:rsidP="005D40C5">
      <w:pPr>
        <w:ind w:firstLine="360"/>
        <w:jc w:val="left"/>
        <w:rPr>
          <w:rFonts w:ascii="Times New Roman" w:hAnsi="Times New Roman" w:cs="Times New Roman"/>
          <w:b/>
          <w:bCs/>
          <w:sz w:val="24"/>
          <w:szCs w:val="24"/>
        </w:rPr>
      </w:pPr>
      <w:r w:rsidRPr="002C3B95">
        <w:rPr>
          <w:rFonts w:ascii="Times New Roman" w:hAnsi="Times New Roman" w:cs="Times New Roman"/>
          <w:sz w:val="22"/>
        </w:rPr>
        <w:t>Incremental forming methods are useful for a variety of things like prototyping, creating custom parts for cars, and testing the characteristics of new materials. A real-world example of where incremental forming is used is in the LEXUS LC, EDGE produced by the Toyota Motor Corporation</w:t>
      </w:r>
      <w:ins w:id="4" w:author="Emir Yilmaz" w:date="2025-04-28T13:55:00Z" w16du:dateUtc="2025-04-28T04:55:00Z">
        <w:r>
          <w:rPr>
            <w:rFonts w:ascii="Times New Roman" w:hAnsi="Times New Roman" w:cs="Times New Roman"/>
            <w:sz w:val="22"/>
          </w:rPr>
          <w:t xml:space="preserve"> (</w:t>
        </w:r>
      </w:ins>
      <w:ins w:id="5" w:author="Emir Yilmaz" w:date="2025-04-28T13:56:00Z" w16du:dateUtc="2025-04-28T04:56:00Z">
        <w:r>
          <w:rPr>
            <w:rFonts w:ascii="Times New Roman" w:hAnsi="Times New Roman" w:cs="Times New Roman"/>
            <w:sz w:val="22"/>
          </w:rPr>
          <w:t xml:space="preserve">add an image of these </w:t>
        </w:r>
        <w:proofErr w:type="gramStart"/>
        <w:r>
          <w:rPr>
            <w:rFonts w:ascii="Times New Roman" w:hAnsi="Times New Roman" w:cs="Times New Roman"/>
            <w:sz w:val="22"/>
          </w:rPr>
          <w:t>product</w:t>
        </w:r>
        <w:proofErr w:type="gramEnd"/>
        <w:r>
          <w:rPr>
            <w:rFonts w:ascii="Times New Roman" w:hAnsi="Times New Roman" w:cs="Times New Roman"/>
            <w:sz w:val="22"/>
          </w:rPr>
          <w:t xml:space="preserve"> and refer to them acc</w:t>
        </w:r>
      </w:ins>
      <w:ins w:id="6" w:author="Emir Yilmaz" w:date="2025-04-28T13:57:00Z" w16du:dateUtc="2025-04-28T04:57:00Z">
        <w:r>
          <w:rPr>
            <w:rFonts w:ascii="Times New Roman" w:hAnsi="Times New Roman" w:cs="Times New Roman"/>
            <w:sz w:val="22"/>
          </w:rPr>
          <w:t>ordingly</w:t>
        </w:r>
      </w:ins>
      <w:ins w:id="7" w:author="Emir Yilmaz" w:date="2025-04-28T13:55:00Z" w16du:dateUtc="2025-04-28T04:55:00Z">
        <w:r>
          <w:rPr>
            <w:rFonts w:ascii="Times New Roman" w:hAnsi="Times New Roman" w:cs="Times New Roman"/>
            <w:sz w:val="22"/>
          </w:rPr>
          <w:t>)</w:t>
        </w:r>
      </w:ins>
      <w:r w:rsidRPr="002C3B95">
        <w:rPr>
          <w:rFonts w:ascii="Times New Roman" w:hAnsi="Times New Roman" w:cs="Times New Roman"/>
          <w:sz w:val="22"/>
        </w:rPr>
        <w:t>. The part of the car that uses incremental molding is in the plastic bumper at the front of this car.</w:t>
      </w:r>
    </w:p>
    <w:p w14:paraId="218F95C4" w14:textId="77777777" w:rsidR="00250A2F" w:rsidRPr="002C3B95" w:rsidRDefault="00250A2F" w:rsidP="00250A2F">
      <w:pPr>
        <w:jc w:val="left"/>
        <w:rPr>
          <w:rFonts w:ascii="Times New Roman" w:hAnsi="Times New Roman" w:cs="Times New Roman"/>
          <w:sz w:val="28"/>
          <w:szCs w:val="32"/>
        </w:rPr>
      </w:pPr>
    </w:p>
    <w:p w14:paraId="1C714C2F" w14:textId="77777777" w:rsidR="00250A2F" w:rsidRPr="002C3B95" w:rsidRDefault="00250A2F" w:rsidP="00250A2F">
      <w:pPr>
        <w:spacing w:after="160"/>
        <w:jc w:val="left"/>
        <w:rPr>
          <w:rFonts w:ascii="Times New Roman" w:hAnsi="Times New Roman" w:cs="Times New Roman"/>
          <w:sz w:val="28"/>
          <w:szCs w:val="32"/>
        </w:rPr>
      </w:pPr>
      <w:r w:rsidRPr="002C3B95">
        <w:rPr>
          <w:rFonts w:ascii="Times New Roman" w:hAnsi="Times New Roman" w:cs="Times New Roman"/>
          <w:sz w:val="28"/>
          <w:szCs w:val="32"/>
        </w:rPr>
        <w:br w:type="page"/>
      </w:r>
    </w:p>
    <w:p w14:paraId="41846198" w14:textId="77777777" w:rsidR="00250A2F" w:rsidRPr="002C3B95" w:rsidRDefault="00250A2F" w:rsidP="005D40C5">
      <w:pPr>
        <w:jc w:val="left"/>
        <w:rPr>
          <w:rFonts w:ascii="Times New Roman" w:hAnsi="Times New Roman" w:cs="Times New Roman"/>
          <w:sz w:val="28"/>
          <w:szCs w:val="32"/>
        </w:rPr>
      </w:pPr>
      <w:r w:rsidRPr="002C3B95">
        <w:rPr>
          <w:rFonts w:ascii="Times New Roman" w:hAnsi="Times New Roman" w:cs="Times New Roman"/>
          <w:sz w:val="28"/>
          <w:szCs w:val="32"/>
        </w:rPr>
        <w:lastRenderedPageBreak/>
        <w:t>2.2 NC machine tools​</w:t>
      </w:r>
    </w:p>
    <w:p w14:paraId="0EA0D8BE" w14:textId="77777777" w:rsidR="00250A2F" w:rsidRPr="002C3B95" w:rsidRDefault="00250A2F" w:rsidP="005D40C5">
      <w:pPr>
        <w:pStyle w:val="ListParagraph"/>
        <w:numPr>
          <w:ilvl w:val="2"/>
          <w:numId w:val="5"/>
        </w:numPr>
        <w:jc w:val="left"/>
        <w:rPr>
          <w:rFonts w:ascii="Times New Roman" w:hAnsi="Times New Roman" w:cs="Times New Roman"/>
          <w:b/>
          <w:bCs/>
          <w:sz w:val="24"/>
          <w:szCs w:val="24"/>
        </w:rPr>
      </w:pPr>
      <w:r w:rsidRPr="002C3B95">
        <w:rPr>
          <w:rFonts w:ascii="Times New Roman" w:hAnsi="Times New Roman" w:cs="Times New Roman"/>
          <w:b/>
          <w:bCs/>
          <w:sz w:val="24"/>
          <w:szCs w:val="24"/>
        </w:rPr>
        <w:t>Overview​</w:t>
      </w:r>
    </w:p>
    <w:p w14:paraId="4BA7A04E" w14:textId="77777777" w:rsidR="00250A2F" w:rsidRPr="002C3B95" w:rsidRDefault="00250A2F" w:rsidP="005D40C5">
      <w:pPr>
        <w:ind w:firstLine="360"/>
        <w:jc w:val="left"/>
        <w:rPr>
          <w:rFonts w:ascii="Times New Roman" w:hAnsi="Times New Roman" w:cs="Times New Roman"/>
          <w:sz w:val="22"/>
        </w:rPr>
      </w:pPr>
      <w:r w:rsidRPr="002C3B95">
        <w:rPr>
          <w:rFonts w:ascii="Times New Roman" w:hAnsi="Times New Roman" w:cs="Times New Roman"/>
          <w:sz w:val="22"/>
        </w:rPr>
        <w:t>NC machines, or Numerical control machines, are machines that can be controlled with a set of numerical commands. The commands given to the machine can determine things like the position and speed of the tool. A series of operations related to machines can be executed by programmed commands. This allows machines to do what was previously done manually by humans to be automated, shortening processing times, improving productivity, and reducing labor costs.  In recent years, a control method called CNC, which is a form of computer-based numerical control, has become common.</w:t>
      </w:r>
    </w:p>
    <w:p w14:paraId="78BD9B69" w14:textId="77777777" w:rsidR="00250A2F" w:rsidRPr="002C3B95" w:rsidRDefault="00250A2F" w:rsidP="005D40C5">
      <w:pPr>
        <w:ind w:firstLine="360"/>
        <w:jc w:val="left"/>
        <w:rPr>
          <w:rFonts w:ascii="Times New Roman" w:hAnsi="Times New Roman" w:cs="Times New Roman"/>
          <w:sz w:val="22"/>
        </w:rPr>
      </w:pPr>
      <w:r w:rsidRPr="002C3B95">
        <w:rPr>
          <w:rFonts w:ascii="Times New Roman" w:hAnsi="Times New Roman" w:cs="Times New Roman"/>
          <w:sz w:val="22"/>
        </w:rPr>
        <w:t>An NC program is a program for automatically operating NC machines. A program consists of blocks, which are the individual lines like the one below:</w:t>
      </w:r>
    </w:p>
    <w:p w14:paraId="1D000B80" w14:textId="77777777" w:rsidR="00250A2F" w:rsidRPr="002C3B95" w:rsidRDefault="00250A2F" w:rsidP="005D40C5">
      <w:pPr>
        <w:jc w:val="left"/>
        <w:rPr>
          <w:rFonts w:ascii="Times New Roman" w:hAnsi="Times New Roman" w:cs="Times New Roman"/>
          <w:sz w:val="22"/>
        </w:rPr>
      </w:pPr>
      <w:r w:rsidRPr="002C3B95">
        <w:rPr>
          <w:rFonts w:ascii="Times New Roman" w:hAnsi="Times New Roman" w:cs="Times New Roman"/>
          <w:sz w:val="22"/>
        </w:rPr>
        <w:t xml:space="preserve">G01 X8 Y10 </w:t>
      </w:r>
      <w:proofErr w:type="gramStart"/>
      <w:r w:rsidRPr="002C3B95">
        <w:rPr>
          <w:rFonts w:ascii="Times New Roman" w:hAnsi="Times New Roman" w:cs="Times New Roman"/>
          <w:sz w:val="22"/>
        </w:rPr>
        <w:t>Z9;</w:t>
      </w:r>
      <w:proofErr w:type="gramEnd"/>
    </w:p>
    <w:p w14:paraId="25C5E6D2" w14:textId="77777777" w:rsidR="00250A2F" w:rsidRPr="002C3B95" w:rsidRDefault="00250A2F" w:rsidP="005D40C5">
      <w:pPr>
        <w:ind w:firstLine="360"/>
        <w:jc w:val="left"/>
        <w:rPr>
          <w:rFonts w:ascii="Times New Roman" w:hAnsi="Times New Roman" w:cs="Times New Roman"/>
          <w:sz w:val="22"/>
        </w:rPr>
      </w:pPr>
      <w:r w:rsidRPr="002C3B95">
        <w:rPr>
          <w:rFonts w:ascii="Times New Roman" w:hAnsi="Times New Roman" w:cs="Times New Roman"/>
          <w:sz w:val="22"/>
        </w:rPr>
        <w:t xml:space="preserve">Blocks are generally broken up into two different parts, the Function section (G01) and the coordinate section (X8 Y10 Z9;). The NC program also can be programed to control the start and end of machining with specific notation specified in the table </w:t>
      </w:r>
      <w:proofErr w:type="spellStart"/>
      <w:proofErr w:type="gramStart"/>
      <w:r w:rsidRPr="002C3B95">
        <w:rPr>
          <w:rFonts w:ascii="Times New Roman" w:hAnsi="Times New Roman" w:cs="Times New Roman"/>
          <w:sz w:val="22"/>
        </w:rPr>
        <w:t>bellow</w:t>
      </w:r>
      <w:proofErr w:type="spellEnd"/>
      <w:proofErr w:type="gramEnd"/>
      <w:r w:rsidRPr="002C3B95">
        <w:rPr>
          <w:rFonts w:ascii="Times New Roman" w:hAnsi="Times New Roman" w:cs="Times New Roman"/>
          <w:sz w:val="22"/>
        </w:rPr>
        <w:t xml:space="preserve"> (Table X). Depending on the function that you want, the function section (G01) will change. The following are general descriptions for the different types of functions. </w:t>
      </w:r>
    </w:p>
    <w:p w14:paraId="3434DE68" w14:textId="77777777" w:rsidR="00250A2F" w:rsidRPr="002C3B95" w:rsidRDefault="00250A2F" w:rsidP="005D40C5">
      <w:pPr>
        <w:pStyle w:val="ListParagraph"/>
        <w:numPr>
          <w:ilvl w:val="0"/>
          <w:numId w:val="6"/>
        </w:numPr>
        <w:jc w:val="left"/>
        <w:rPr>
          <w:rFonts w:ascii="Times New Roman" w:hAnsi="Times New Roman" w:cs="Times New Roman"/>
          <w:sz w:val="22"/>
        </w:rPr>
      </w:pPr>
      <w:r w:rsidRPr="002C3B95">
        <w:rPr>
          <w:rFonts w:ascii="Times New Roman" w:hAnsi="Times New Roman" w:cs="Times New Roman"/>
          <w:sz w:val="22"/>
        </w:rPr>
        <w:t>G-Code</w:t>
      </w:r>
    </w:p>
    <w:p w14:paraId="6B4506A2" w14:textId="77777777" w:rsidR="00250A2F" w:rsidRPr="002C3B95" w:rsidRDefault="00250A2F" w:rsidP="005D40C5">
      <w:pPr>
        <w:pStyle w:val="ListParagraph"/>
        <w:numPr>
          <w:ilvl w:val="1"/>
          <w:numId w:val="6"/>
        </w:numPr>
        <w:jc w:val="left"/>
        <w:rPr>
          <w:rFonts w:ascii="Times New Roman" w:hAnsi="Times New Roman" w:cs="Times New Roman"/>
          <w:sz w:val="22"/>
        </w:rPr>
      </w:pPr>
      <w:r w:rsidRPr="002C3B95">
        <w:rPr>
          <w:rFonts w:ascii="Times New Roman" w:hAnsi="Times New Roman" w:cs="Times New Roman"/>
          <w:sz w:val="22"/>
        </w:rPr>
        <w:t>General Functions become preparatory functions in G-code and NC programs</w:t>
      </w:r>
    </w:p>
    <w:p w14:paraId="521C604C" w14:textId="77777777" w:rsidR="00250A2F" w:rsidRPr="002C3B95" w:rsidRDefault="00250A2F" w:rsidP="005D40C5">
      <w:pPr>
        <w:pStyle w:val="ListParagraph"/>
        <w:numPr>
          <w:ilvl w:val="0"/>
          <w:numId w:val="6"/>
        </w:numPr>
        <w:jc w:val="left"/>
        <w:rPr>
          <w:rFonts w:ascii="Times New Roman" w:hAnsi="Times New Roman" w:cs="Times New Roman"/>
          <w:sz w:val="22"/>
        </w:rPr>
      </w:pPr>
      <w:r w:rsidRPr="002C3B95">
        <w:rPr>
          <w:rFonts w:ascii="Times New Roman" w:hAnsi="Times New Roman" w:cs="Times New Roman"/>
          <w:sz w:val="22"/>
        </w:rPr>
        <w:t>M-Code</w:t>
      </w:r>
    </w:p>
    <w:p w14:paraId="25A72FBC" w14:textId="77777777" w:rsidR="00250A2F" w:rsidRPr="002C3B95" w:rsidRDefault="00250A2F" w:rsidP="005D40C5">
      <w:pPr>
        <w:pStyle w:val="ListParagraph"/>
        <w:numPr>
          <w:ilvl w:val="1"/>
          <w:numId w:val="6"/>
        </w:numPr>
        <w:jc w:val="left"/>
        <w:rPr>
          <w:rFonts w:ascii="Times New Roman" w:hAnsi="Times New Roman" w:cs="Times New Roman"/>
          <w:sz w:val="22"/>
        </w:rPr>
      </w:pPr>
      <w:r w:rsidRPr="002C3B95">
        <w:rPr>
          <w:rFonts w:ascii="Times New Roman" w:hAnsi="Times New Roman" w:cs="Times New Roman"/>
          <w:sz w:val="22"/>
        </w:rPr>
        <w:t>Miscellaneous Functions are M-codes, auxiliary functions, and are primarily used for commands other than movement.</w:t>
      </w:r>
    </w:p>
    <w:p w14:paraId="19DEF6E5" w14:textId="77777777" w:rsidR="00250A2F" w:rsidRPr="002C3B95" w:rsidRDefault="00250A2F" w:rsidP="005D40C5">
      <w:pPr>
        <w:pStyle w:val="ListParagraph"/>
        <w:numPr>
          <w:ilvl w:val="0"/>
          <w:numId w:val="6"/>
        </w:numPr>
        <w:jc w:val="left"/>
        <w:rPr>
          <w:rFonts w:ascii="Times New Roman" w:hAnsi="Times New Roman" w:cs="Times New Roman"/>
          <w:sz w:val="22"/>
        </w:rPr>
      </w:pPr>
      <w:r w:rsidRPr="002C3B95">
        <w:rPr>
          <w:rFonts w:ascii="Times New Roman" w:hAnsi="Times New Roman" w:cs="Times New Roman"/>
          <w:sz w:val="22"/>
        </w:rPr>
        <w:t>F-code</w:t>
      </w:r>
    </w:p>
    <w:p w14:paraId="19B2807E" w14:textId="77777777" w:rsidR="00250A2F" w:rsidRPr="002C3B95" w:rsidRDefault="00250A2F" w:rsidP="005D40C5">
      <w:pPr>
        <w:pStyle w:val="ListParagraph"/>
        <w:numPr>
          <w:ilvl w:val="1"/>
          <w:numId w:val="6"/>
        </w:numPr>
        <w:jc w:val="left"/>
        <w:rPr>
          <w:rFonts w:ascii="Times New Roman" w:hAnsi="Times New Roman" w:cs="Times New Roman"/>
          <w:sz w:val="22"/>
        </w:rPr>
      </w:pPr>
      <w:r w:rsidRPr="002C3B95">
        <w:rPr>
          <w:rFonts w:ascii="Times New Roman" w:hAnsi="Times New Roman" w:cs="Times New Roman"/>
          <w:sz w:val="22"/>
        </w:rPr>
        <w:t>Control the F-code and feed speed from Feed Functions.</w:t>
      </w:r>
    </w:p>
    <w:p w14:paraId="6FF81852" w14:textId="77777777" w:rsidR="00250A2F" w:rsidRPr="002C3B95" w:rsidRDefault="00250A2F" w:rsidP="005D40C5">
      <w:pPr>
        <w:pStyle w:val="ListParagraph"/>
        <w:numPr>
          <w:ilvl w:val="0"/>
          <w:numId w:val="6"/>
        </w:numPr>
        <w:jc w:val="left"/>
        <w:rPr>
          <w:rFonts w:ascii="Times New Roman" w:hAnsi="Times New Roman" w:cs="Times New Roman"/>
          <w:sz w:val="22"/>
        </w:rPr>
      </w:pPr>
      <w:r w:rsidRPr="002C3B95">
        <w:rPr>
          <w:rFonts w:ascii="Times New Roman" w:hAnsi="Times New Roman" w:cs="Times New Roman"/>
          <w:sz w:val="22"/>
        </w:rPr>
        <w:t>S-Code</w:t>
      </w:r>
    </w:p>
    <w:p w14:paraId="1BC9E49F" w14:textId="77777777" w:rsidR="00250A2F" w:rsidRPr="002C3B95" w:rsidRDefault="00250A2F" w:rsidP="005D40C5">
      <w:pPr>
        <w:pStyle w:val="ListParagraph"/>
        <w:numPr>
          <w:ilvl w:val="1"/>
          <w:numId w:val="6"/>
        </w:numPr>
        <w:jc w:val="left"/>
        <w:rPr>
          <w:rFonts w:ascii="Times New Roman" w:hAnsi="Times New Roman" w:cs="Times New Roman"/>
          <w:sz w:val="22"/>
        </w:rPr>
      </w:pPr>
      <w:r w:rsidRPr="002C3B95">
        <w:rPr>
          <w:rFonts w:ascii="Times New Roman" w:hAnsi="Times New Roman" w:cs="Times New Roman"/>
          <w:sz w:val="22"/>
        </w:rPr>
        <w:t>S-code controls the spindle rotation speed.</w:t>
      </w:r>
    </w:p>
    <w:p w14:paraId="2B5471B8" w14:textId="77777777" w:rsidR="00250A2F" w:rsidRPr="002C3B95" w:rsidRDefault="00250A2F" w:rsidP="005D40C5">
      <w:pPr>
        <w:jc w:val="left"/>
        <w:rPr>
          <w:rFonts w:ascii="Times New Roman" w:hAnsi="Times New Roman" w:cs="Times New Roman"/>
          <w:sz w:val="22"/>
        </w:rPr>
      </w:pPr>
      <w:r w:rsidRPr="002C3B95">
        <w:rPr>
          <w:rFonts w:ascii="Times New Roman" w:hAnsi="Times New Roman" w:cs="Times New Roman"/>
          <w:sz w:val="22"/>
        </w:rPr>
        <w:t xml:space="preserve">The following table has the functions that are used in the G-code during this research. </w:t>
      </w:r>
    </w:p>
    <w:p w14:paraId="619B5E08" w14:textId="77777777" w:rsidR="00250A2F" w:rsidRDefault="00250A2F" w:rsidP="005D40C5">
      <w:pPr>
        <w:spacing w:after="160"/>
        <w:jc w:val="left"/>
        <w:rPr>
          <w:rFonts w:ascii="Times New Roman" w:hAnsi="Times New Roman" w:cs="Times New Roman"/>
          <w:sz w:val="22"/>
        </w:rPr>
      </w:pPr>
      <w:r w:rsidRPr="002C3B95">
        <w:rPr>
          <w:rFonts w:ascii="Times New Roman" w:hAnsi="Times New Roman" w:cs="Times New Roman"/>
          <w:sz w:val="22"/>
        </w:rPr>
        <w:br w:type="page"/>
      </w:r>
    </w:p>
    <w:p w14:paraId="20734FF8" w14:textId="77777777" w:rsidR="00250A2F" w:rsidRPr="008C47F5" w:rsidRDefault="00250A2F" w:rsidP="00250A2F">
      <w:pPr>
        <w:jc w:val="center"/>
        <w:rPr>
          <w:rFonts w:ascii="Times New Roman" w:hAnsi="Times New Roman" w:cs="Times New Roman"/>
          <w:szCs w:val="21"/>
        </w:rPr>
      </w:pPr>
      <w:r w:rsidRPr="0049326B">
        <w:rPr>
          <w:rFonts w:ascii="Times New Roman" w:hAnsi="Times New Roman" w:cs="Times New Roman"/>
          <w:szCs w:val="21"/>
        </w:rPr>
        <w:lastRenderedPageBreak/>
        <w:t xml:space="preserve">Table 2.1: G-code </w:t>
      </w:r>
      <w:commentRangeStart w:id="8"/>
      <w:r w:rsidRPr="0049326B">
        <w:rPr>
          <w:rFonts w:ascii="Times New Roman" w:hAnsi="Times New Roman" w:cs="Times New Roman"/>
          <w:szCs w:val="21"/>
        </w:rPr>
        <w:t>functions</w:t>
      </w:r>
      <w:commentRangeEnd w:id="8"/>
      <w:r>
        <w:rPr>
          <w:rStyle w:val="CommentReference"/>
        </w:rPr>
        <w:commentReference w:id="8"/>
      </w:r>
      <w:ins w:id="9" w:author="Emir Yilmaz" w:date="2025-04-28T13:57:00Z" w16du:dateUtc="2025-04-28T04:57:00Z">
        <w:r>
          <w:rPr>
            <w:rFonts w:ascii="Times New Roman" w:hAnsi="Times New Roman" w:cs="Times New Roman"/>
            <w:szCs w:val="21"/>
          </w:rPr>
          <w:t xml:space="preserve"> </w:t>
        </w:r>
      </w:ins>
    </w:p>
    <w:tbl>
      <w:tblPr>
        <w:tblStyle w:val="TableGrid"/>
        <w:tblpPr w:leftFromText="180" w:rightFromText="180" w:vertAnchor="text" w:horzAnchor="margin" w:tblpY="117"/>
        <w:tblW w:w="0" w:type="auto"/>
        <w:tblLook w:val="04A0" w:firstRow="1" w:lastRow="0" w:firstColumn="1" w:lastColumn="0" w:noHBand="0" w:noVBand="1"/>
      </w:tblPr>
      <w:tblGrid>
        <w:gridCol w:w="2191"/>
        <w:gridCol w:w="2463"/>
        <w:gridCol w:w="2901"/>
        <w:gridCol w:w="1273"/>
      </w:tblGrid>
      <w:tr w:rsidR="00250A2F" w:rsidRPr="002C3B95" w14:paraId="0244F188" w14:textId="77777777" w:rsidTr="000822CC">
        <w:tc>
          <w:tcPr>
            <w:tcW w:w="2191" w:type="dxa"/>
            <w:vMerge w:val="restart"/>
          </w:tcPr>
          <w:p w14:paraId="02CFA8A0" w14:textId="77777777" w:rsidR="00250A2F" w:rsidRPr="002C3B95" w:rsidRDefault="00250A2F" w:rsidP="000822CC">
            <w:pPr>
              <w:jc w:val="center"/>
              <w:rPr>
                <w:rFonts w:ascii="Times New Roman" w:hAnsi="Times New Roman" w:cs="Times New Roman"/>
                <w:sz w:val="24"/>
                <w:szCs w:val="24"/>
              </w:rPr>
            </w:pPr>
          </w:p>
          <w:p w14:paraId="7384B932" w14:textId="77777777" w:rsidR="00250A2F" w:rsidRPr="002C3B95" w:rsidRDefault="00250A2F" w:rsidP="000822CC">
            <w:pPr>
              <w:jc w:val="center"/>
              <w:rPr>
                <w:rFonts w:ascii="Times New Roman" w:hAnsi="Times New Roman" w:cs="Times New Roman"/>
                <w:sz w:val="24"/>
                <w:szCs w:val="24"/>
              </w:rPr>
            </w:pPr>
          </w:p>
          <w:p w14:paraId="45C1A069" w14:textId="77777777" w:rsidR="00250A2F" w:rsidRPr="002C3B95" w:rsidRDefault="00250A2F" w:rsidP="000822CC">
            <w:pPr>
              <w:jc w:val="center"/>
              <w:rPr>
                <w:rFonts w:ascii="Times New Roman" w:hAnsi="Times New Roman" w:cs="Times New Roman"/>
                <w:sz w:val="24"/>
                <w:szCs w:val="24"/>
              </w:rPr>
            </w:pPr>
          </w:p>
          <w:p w14:paraId="3033C69E" w14:textId="77777777" w:rsidR="00250A2F" w:rsidRPr="002C3B95" w:rsidRDefault="00250A2F" w:rsidP="000822CC">
            <w:pPr>
              <w:jc w:val="center"/>
              <w:rPr>
                <w:rFonts w:ascii="Times New Roman" w:hAnsi="Times New Roman" w:cs="Times New Roman"/>
                <w:sz w:val="24"/>
                <w:szCs w:val="24"/>
              </w:rPr>
            </w:pPr>
          </w:p>
          <w:p w14:paraId="4D577982" w14:textId="77777777" w:rsidR="00250A2F" w:rsidRPr="002C3B95" w:rsidRDefault="00250A2F" w:rsidP="000822CC">
            <w:pPr>
              <w:jc w:val="center"/>
              <w:rPr>
                <w:rFonts w:ascii="Times New Roman" w:hAnsi="Times New Roman" w:cs="Times New Roman"/>
                <w:sz w:val="24"/>
                <w:szCs w:val="24"/>
              </w:rPr>
            </w:pPr>
          </w:p>
          <w:p w14:paraId="2FDD4F76" w14:textId="77777777" w:rsidR="00250A2F" w:rsidRPr="002C3B95" w:rsidRDefault="00250A2F" w:rsidP="000822CC">
            <w:pPr>
              <w:jc w:val="center"/>
              <w:rPr>
                <w:rFonts w:ascii="Times New Roman" w:hAnsi="Times New Roman" w:cs="Times New Roman"/>
                <w:sz w:val="24"/>
                <w:szCs w:val="24"/>
              </w:rPr>
            </w:pPr>
          </w:p>
          <w:p w14:paraId="583E3689" w14:textId="77777777" w:rsidR="00250A2F" w:rsidRPr="002C3B95" w:rsidRDefault="00250A2F" w:rsidP="000822CC">
            <w:pPr>
              <w:jc w:val="center"/>
              <w:rPr>
                <w:rFonts w:ascii="Times New Roman" w:hAnsi="Times New Roman" w:cs="Times New Roman"/>
                <w:sz w:val="24"/>
                <w:szCs w:val="24"/>
              </w:rPr>
            </w:pPr>
          </w:p>
          <w:p w14:paraId="65BF0959" w14:textId="77777777" w:rsidR="00250A2F" w:rsidRPr="002C3B95" w:rsidRDefault="00250A2F" w:rsidP="000822CC">
            <w:pPr>
              <w:jc w:val="center"/>
              <w:rPr>
                <w:rFonts w:ascii="Times New Roman" w:hAnsi="Times New Roman" w:cs="Times New Roman"/>
                <w:sz w:val="24"/>
                <w:szCs w:val="24"/>
              </w:rPr>
            </w:pPr>
          </w:p>
          <w:p w14:paraId="6CD68487" w14:textId="77777777" w:rsidR="00250A2F" w:rsidRPr="002C3B95" w:rsidRDefault="00250A2F" w:rsidP="000822CC">
            <w:pPr>
              <w:jc w:val="center"/>
              <w:rPr>
                <w:rFonts w:ascii="Times New Roman" w:hAnsi="Times New Roman" w:cs="Times New Roman"/>
                <w:sz w:val="24"/>
                <w:szCs w:val="24"/>
              </w:rPr>
            </w:pPr>
          </w:p>
          <w:p w14:paraId="7CA73024" w14:textId="77777777" w:rsidR="00250A2F" w:rsidRPr="002C3B95" w:rsidRDefault="00250A2F" w:rsidP="000822CC">
            <w:pPr>
              <w:jc w:val="center"/>
              <w:rPr>
                <w:rFonts w:ascii="Times New Roman" w:hAnsi="Times New Roman" w:cs="Times New Roman"/>
                <w:sz w:val="24"/>
                <w:szCs w:val="24"/>
              </w:rPr>
            </w:pPr>
          </w:p>
          <w:p w14:paraId="34EED415" w14:textId="77777777" w:rsidR="00250A2F" w:rsidRPr="002C3B95" w:rsidRDefault="00250A2F" w:rsidP="000822CC">
            <w:pPr>
              <w:jc w:val="center"/>
              <w:rPr>
                <w:rFonts w:ascii="Times New Roman" w:hAnsi="Times New Roman" w:cs="Times New Roman"/>
                <w:sz w:val="24"/>
                <w:szCs w:val="24"/>
              </w:rPr>
            </w:pPr>
          </w:p>
          <w:p w14:paraId="494AFEF9" w14:textId="77777777" w:rsidR="00250A2F" w:rsidRPr="002C3B95" w:rsidRDefault="00250A2F" w:rsidP="000822CC">
            <w:pPr>
              <w:jc w:val="center"/>
              <w:rPr>
                <w:rFonts w:ascii="Times New Roman" w:hAnsi="Times New Roman" w:cs="Times New Roman"/>
                <w:sz w:val="24"/>
                <w:szCs w:val="24"/>
              </w:rPr>
            </w:pPr>
          </w:p>
          <w:p w14:paraId="5D246C06" w14:textId="77777777" w:rsidR="00250A2F" w:rsidRPr="002C3B95" w:rsidRDefault="00250A2F" w:rsidP="000822CC">
            <w:pPr>
              <w:jc w:val="center"/>
              <w:rPr>
                <w:rFonts w:ascii="Times New Roman" w:hAnsi="Times New Roman" w:cs="Times New Roman"/>
                <w:sz w:val="24"/>
                <w:szCs w:val="24"/>
              </w:rPr>
            </w:pPr>
            <w:r w:rsidRPr="002C3B95">
              <w:rPr>
                <w:rFonts w:ascii="Times New Roman" w:hAnsi="Times New Roman" w:cs="Times New Roman"/>
                <w:sz w:val="24"/>
                <w:szCs w:val="24"/>
              </w:rPr>
              <w:t>G Code</w:t>
            </w:r>
          </w:p>
        </w:tc>
        <w:tc>
          <w:tcPr>
            <w:tcW w:w="5364" w:type="dxa"/>
            <w:gridSpan w:val="2"/>
          </w:tcPr>
          <w:p w14:paraId="59510CA7"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Positioning</w:t>
            </w:r>
          </w:p>
        </w:tc>
        <w:tc>
          <w:tcPr>
            <w:tcW w:w="1273" w:type="dxa"/>
          </w:tcPr>
          <w:p w14:paraId="155F40C8"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G00</w:t>
            </w:r>
          </w:p>
        </w:tc>
      </w:tr>
      <w:tr w:rsidR="00250A2F" w:rsidRPr="002C3B95" w14:paraId="5B89CF52" w14:textId="77777777" w:rsidTr="000822CC">
        <w:tc>
          <w:tcPr>
            <w:tcW w:w="2191" w:type="dxa"/>
            <w:vMerge/>
          </w:tcPr>
          <w:p w14:paraId="29F29CB7" w14:textId="77777777" w:rsidR="00250A2F" w:rsidRPr="002C3B95" w:rsidRDefault="00250A2F" w:rsidP="000822CC">
            <w:pPr>
              <w:rPr>
                <w:rFonts w:ascii="Times New Roman" w:hAnsi="Times New Roman" w:cs="Times New Roman"/>
                <w:sz w:val="24"/>
                <w:szCs w:val="24"/>
              </w:rPr>
            </w:pPr>
          </w:p>
        </w:tc>
        <w:tc>
          <w:tcPr>
            <w:tcW w:w="5364" w:type="dxa"/>
            <w:gridSpan w:val="2"/>
          </w:tcPr>
          <w:p w14:paraId="5B72D5B3"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Linear interpolation</w:t>
            </w:r>
          </w:p>
        </w:tc>
        <w:tc>
          <w:tcPr>
            <w:tcW w:w="1273" w:type="dxa"/>
          </w:tcPr>
          <w:p w14:paraId="5F7D0DDD"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G01</w:t>
            </w:r>
          </w:p>
        </w:tc>
      </w:tr>
      <w:tr w:rsidR="00250A2F" w:rsidRPr="002C3B95" w14:paraId="36A3C2ED" w14:textId="77777777" w:rsidTr="000822CC">
        <w:trPr>
          <w:trHeight w:val="383"/>
        </w:trPr>
        <w:tc>
          <w:tcPr>
            <w:tcW w:w="2191" w:type="dxa"/>
            <w:vMerge/>
          </w:tcPr>
          <w:p w14:paraId="50E3562E" w14:textId="77777777" w:rsidR="00250A2F" w:rsidRPr="002C3B95" w:rsidRDefault="00250A2F" w:rsidP="000822CC">
            <w:pPr>
              <w:rPr>
                <w:rFonts w:ascii="Times New Roman" w:hAnsi="Times New Roman" w:cs="Times New Roman"/>
                <w:sz w:val="24"/>
                <w:szCs w:val="24"/>
              </w:rPr>
            </w:pPr>
          </w:p>
        </w:tc>
        <w:tc>
          <w:tcPr>
            <w:tcW w:w="2463" w:type="dxa"/>
          </w:tcPr>
          <w:p w14:paraId="3C6DF0F0"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Circular interpolation</w:t>
            </w:r>
          </w:p>
        </w:tc>
        <w:tc>
          <w:tcPr>
            <w:tcW w:w="2901" w:type="dxa"/>
          </w:tcPr>
          <w:p w14:paraId="60C0F2F0"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Clockwise</w:t>
            </w:r>
          </w:p>
        </w:tc>
        <w:tc>
          <w:tcPr>
            <w:tcW w:w="1273" w:type="dxa"/>
          </w:tcPr>
          <w:p w14:paraId="6534D387"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G02</w:t>
            </w:r>
          </w:p>
        </w:tc>
      </w:tr>
      <w:tr w:rsidR="00250A2F" w:rsidRPr="002C3B95" w14:paraId="5C136E83" w14:textId="77777777" w:rsidTr="000822CC">
        <w:trPr>
          <w:trHeight w:val="500"/>
        </w:trPr>
        <w:tc>
          <w:tcPr>
            <w:tcW w:w="2191" w:type="dxa"/>
            <w:vMerge/>
          </w:tcPr>
          <w:p w14:paraId="4379D29E" w14:textId="77777777" w:rsidR="00250A2F" w:rsidRPr="002C3B95" w:rsidRDefault="00250A2F" w:rsidP="000822CC">
            <w:pPr>
              <w:rPr>
                <w:rFonts w:ascii="Times New Roman" w:hAnsi="Times New Roman" w:cs="Times New Roman"/>
                <w:sz w:val="24"/>
                <w:szCs w:val="24"/>
              </w:rPr>
            </w:pPr>
          </w:p>
        </w:tc>
        <w:tc>
          <w:tcPr>
            <w:tcW w:w="2463" w:type="dxa"/>
          </w:tcPr>
          <w:p w14:paraId="3391CD0B"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Helical interpolation</w:t>
            </w:r>
          </w:p>
        </w:tc>
        <w:tc>
          <w:tcPr>
            <w:tcW w:w="2901" w:type="dxa"/>
          </w:tcPr>
          <w:p w14:paraId="7B73EA12" w14:textId="77777777" w:rsidR="00250A2F" w:rsidRPr="002C3B95" w:rsidRDefault="00250A2F" w:rsidP="000822CC">
            <w:pPr>
              <w:rPr>
                <w:rFonts w:ascii="Times New Roman" w:hAnsi="Times New Roman" w:cs="Times New Roman"/>
                <w:sz w:val="24"/>
                <w:szCs w:val="24"/>
              </w:rPr>
            </w:pPr>
            <w:proofErr w:type="gramStart"/>
            <w:r w:rsidRPr="002C3B95">
              <w:rPr>
                <w:rFonts w:ascii="Times New Roman" w:hAnsi="Times New Roman" w:cs="Times New Roman"/>
                <w:sz w:val="24"/>
                <w:szCs w:val="24"/>
              </w:rPr>
              <w:t>Counter clockwise</w:t>
            </w:r>
            <w:proofErr w:type="gramEnd"/>
          </w:p>
        </w:tc>
        <w:tc>
          <w:tcPr>
            <w:tcW w:w="1273" w:type="dxa"/>
          </w:tcPr>
          <w:p w14:paraId="28E7B4E5"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G03</w:t>
            </w:r>
          </w:p>
        </w:tc>
      </w:tr>
      <w:tr w:rsidR="00250A2F" w:rsidRPr="002C3B95" w14:paraId="68DD1BC6" w14:textId="77777777" w:rsidTr="000822CC">
        <w:tc>
          <w:tcPr>
            <w:tcW w:w="2191" w:type="dxa"/>
            <w:vMerge/>
          </w:tcPr>
          <w:p w14:paraId="70836FB4" w14:textId="77777777" w:rsidR="00250A2F" w:rsidRPr="002C3B95" w:rsidRDefault="00250A2F" w:rsidP="000822CC">
            <w:pPr>
              <w:rPr>
                <w:rFonts w:ascii="Times New Roman" w:hAnsi="Times New Roman" w:cs="Times New Roman"/>
                <w:sz w:val="24"/>
                <w:szCs w:val="24"/>
              </w:rPr>
            </w:pPr>
          </w:p>
        </w:tc>
        <w:tc>
          <w:tcPr>
            <w:tcW w:w="2463" w:type="dxa"/>
            <w:vMerge w:val="restart"/>
          </w:tcPr>
          <w:p w14:paraId="7D613D9B"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Plane Selection</w:t>
            </w:r>
          </w:p>
        </w:tc>
        <w:tc>
          <w:tcPr>
            <w:tcW w:w="2901" w:type="dxa"/>
          </w:tcPr>
          <w:p w14:paraId="16854ED5"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XY Plane</w:t>
            </w:r>
          </w:p>
        </w:tc>
        <w:tc>
          <w:tcPr>
            <w:tcW w:w="1273" w:type="dxa"/>
          </w:tcPr>
          <w:p w14:paraId="132E0E09"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G17</w:t>
            </w:r>
          </w:p>
        </w:tc>
      </w:tr>
      <w:tr w:rsidR="00250A2F" w:rsidRPr="002C3B95" w14:paraId="27451588" w14:textId="77777777" w:rsidTr="000822CC">
        <w:tc>
          <w:tcPr>
            <w:tcW w:w="2191" w:type="dxa"/>
            <w:vMerge/>
          </w:tcPr>
          <w:p w14:paraId="057F7717" w14:textId="77777777" w:rsidR="00250A2F" w:rsidRPr="002C3B95" w:rsidRDefault="00250A2F" w:rsidP="000822CC">
            <w:pPr>
              <w:rPr>
                <w:rFonts w:ascii="Times New Roman" w:hAnsi="Times New Roman" w:cs="Times New Roman"/>
                <w:sz w:val="24"/>
                <w:szCs w:val="24"/>
              </w:rPr>
            </w:pPr>
          </w:p>
        </w:tc>
        <w:tc>
          <w:tcPr>
            <w:tcW w:w="2463" w:type="dxa"/>
            <w:vMerge/>
          </w:tcPr>
          <w:p w14:paraId="06086003" w14:textId="77777777" w:rsidR="00250A2F" w:rsidRPr="002C3B95" w:rsidRDefault="00250A2F" w:rsidP="000822CC">
            <w:pPr>
              <w:rPr>
                <w:rFonts w:ascii="Times New Roman" w:hAnsi="Times New Roman" w:cs="Times New Roman"/>
                <w:sz w:val="24"/>
                <w:szCs w:val="24"/>
              </w:rPr>
            </w:pPr>
          </w:p>
        </w:tc>
        <w:tc>
          <w:tcPr>
            <w:tcW w:w="2901" w:type="dxa"/>
          </w:tcPr>
          <w:p w14:paraId="0A57FE7A"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YZ Plane</w:t>
            </w:r>
          </w:p>
        </w:tc>
        <w:tc>
          <w:tcPr>
            <w:tcW w:w="1273" w:type="dxa"/>
          </w:tcPr>
          <w:p w14:paraId="6CCA4850"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G18</w:t>
            </w:r>
          </w:p>
        </w:tc>
      </w:tr>
      <w:tr w:rsidR="00250A2F" w:rsidRPr="002C3B95" w14:paraId="3AB359FA" w14:textId="77777777" w:rsidTr="000822CC">
        <w:tc>
          <w:tcPr>
            <w:tcW w:w="2191" w:type="dxa"/>
            <w:vMerge/>
          </w:tcPr>
          <w:p w14:paraId="2057CE9C" w14:textId="77777777" w:rsidR="00250A2F" w:rsidRPr="002C3B95" w:rsidRDefault="00250A2F" w:rsidP="000822CC">
            <w:pPr>
              <w:rPr>
                <w:rFonts w:ascii="Times New Roman" w:hAnsi="Times New Roman" w:cs="Times New Roman"/>
                <w:sz w:val="24"/>
                <w:szCs w:val="24"/>
              </w:rPr>
            </w:pPr>
          </w:p>
        </w:tc>
        <w:tc>
          <w:tcPr>
            <w:tcW w:w="2463" w:type="dxa"/>
            <w:vMerge/>
          </w:tcPr>
          <w:p w14:paraId="639E0618" w14:textId="77777777" w:rsidR="00250A2F" w:rsidRPr="002C3B95" w:rsidRDefault="00250A2F" w:rsidP="000822CC">
            <w:pPr>
              <w:rPr>
                <w:rFonts w:ascii="Times New Roman" w:hAnsi="Times New Roman" w:cs="Times New Roman"/>
                <w:sz w:val="24"/>
                <w:szCs w:val="24"/>
              </w:rPr>
            </w:pPr>
          </w:p>
        </w:tc>
        <w:tc>
          <w:tcPr>
            <w:tcW w:w="2901" w:type="dxa"/>
          </w:tcPr>
          <w:p w14:paraId="405CB53D"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ZX Plane</w:t>
            </w:r>
          </w:p>
        </w:tc>
        <w:tc>
          <w:tcPr>
            <w:tcW w:w="1273" w:type="dxa"/>
          </w:tcPr>
          <w:p w14:paraId="3FA1BBED"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G19</w:t>
            </w:r>
          </w:p>
        </w:tc>
      </w:tr>
      <w:tr w:rsidR="00250A2F" w:rsidRPr="002C3B95" w14:paraId="47FD10D7" w14:textId="77777777" w:rsidTr="000822CC">
        <w:tc>
          <w:tcPr>
            <w:tcW w:w="2191" w:type="dxa"/>
            <w:vMerge/>
          </w:tcPr>
          <w:p w14:paraId="0D8F8E5C" w14:textId="77777777" w:rsidR="00250A2F" w:rsidRPr="002C3B95" w:rsidRDefault="00250A2F" w:rsidP="000822CC">
            <w:pPr>
              <w:rPr>
                <w:rFonts w:ascii="Times New Roman" w:hAnsi="Times New Roman" w:cs="Times New Roman"/>
                <w:sz w:val="24"/>
                <w:szCs w:val="24"/>
              </w:rPr>
            </w:pPr>
          </w:p>
        </w:tc>
        <w:tc>
          <w:tcPr>
            <w:tcW w:w="5364" w:type="dxa"/>
            <w:gridSpan w:val="2"/>
          </w:tcPr>
          <w:p w14:paraId="57551E49"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Inch input</w:t>
            </w:r>
          </w:p>
        </w:tc>
        <w:tc>
          <w:tcPr>
            <w:tcW w:w="1273" w:type="dxa"/>
          </w:tcPr>
          <w:p w14:paraId="7777BF91"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G20</w:t>
            </w:r>
          </w:p>
        </w:tc>
      </w:tr>
      <w:tr w:rsidR="00250A2F" w:rsidRPr="002C3B95" w14:paraId="03992877" w14:textId="77777777" w:rsidTr="000822CC">
        <w:tc>
          <w:tcPr>
            <w:tcW w:w="2191" w:type="dxa"/>
            <w:vMerge/>
          </w:tcPr>
          <w:p w14:paraId="527BE8FD" w14:textId="77777777" w:rsidR="00250A2F" w:rsidRPr="002C3B95" w:rsidRDefault="00250A2F" w:rsidP="000822CC">
            <w:pPr>
              <w:rPr>
                <w:rFonts w:ascii="Times New Roman" w:hAnsi="Times New Roman" w:cs="Times New Roman"/>
                <w:sz w:val="24"/>
                <w:szCs w:val="24"/>
              </w:rPr>
            </w:pPr>
          </w:p>
        </w:tc>
        <w:tc>
          <w:tcPr>
            <w:tcW w:w="5364" w:type="dxa"/>
            <w:gridSpan w:val="2"/>
          </w:tcPr>
          <w:p w14:paraId="76A6066D"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mm input</w:t>
            </w:r>
          </w:p>
        </w:tc>
        <w:tc>
          <w:tcPr>
            <w:tcW w:w="1273" w:type="dxa"/>
          </w:tcPr>
          <w:p w14:paraId="5A517F9A"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G21</w:t>
            </w:r>
          </w:p>
        </w:tc>
      </w:tr>
      <w:tr w:rsidR="00250A2F" w:rsidRPr="002C3B95" w14:paraId="2A35BA66" w14:textId="77777777" w:rsidTr="000822CC">
        <w:tc>
          <w:tcPr>
            <w:tcW w:w="2191" w:type="dxa"/>
            <w:vMerge/>
          </w:tcPr>
          <w:p w14:paraId="25B217D4" w14:textId="77777777" w:rsidR="00250A2F" w:rsidRPr="002C3B95" w:rsidRDefault="00250A2F" w:rsidP="000822CC">
            <w:pPr>
              <w:rPr>
                <w:rFonts w:ascii="Times New Roman" w:hAnsi="Times New Roman" w:cs="Times New Roman"/>
                <w:sz w:val="24"/>
                <w:szCs w:val="24"/>
              </w:rPr>
            </w:pPr>
          </w:p>
        </w:tc>
        <w:tc>
          <w:tcPr>
            <w:tcW w:w="5364" w:type="dxa"/>
            <w:gridSpan w:val="2"/>
          </w:tcPr>
          <w:p w14:paraId="3C48D524"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Local coordinate system settings</w:t>
            </w:r>
          </w:p>
        </w:tc>
        <w:tc>
          <w:tcPr>
            <w:tcW w:w="1273" w:type="dxa"/>
          </w:tcPr>
          <w:p w14:paraId="51259799"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G52</w:t>
            </w:r>
          </w:p>
        </w:tc>
      </w:tr>
      <w:tr w:rsidR="00250A2F" w:rsidRPr="002C3B95" w14:paraId="170492F3" w14:textId="77777777" w:rsidTr="000822CC">
        <w:tc>
          <w:tcPr>
            <w:tcW w:w="2191" w:type="dxa"/>
            <w:vMerge/>
          </w:tcPr>
          <w:p w14:paraId="6A3CB185" w14:textId="77777777" w:rsidR="00250A2F" w:rsidRPr="002C3B95" w:rsidRDefault="00250A2F" w:rsidP="000822CC">
            <w:pPr>
              <w:rPr>
                <w:rFonts w:ascii="Times New Roman" w:hAnsi="Times New Roman" w:cs="Times New Roman"/>
                <w:sz w:val="24"/>
                <w:szCs w:val="24"/>
              </w:rPr>
            </w:pPr>
          </w:p>
        </w:tc>
        <w:tc>
          <w:tcPr>
            <w:tcW w:w="5364" w:type="dxa"/>
            <w:gridSpan w:val="2"/>
          </w:tcPr>
          <w:p w14:paraId="35732CAF"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Machine coordinate system selection</w:t>
            </w:r>
          </w:p>
        </w:tc>
        <w:tc>
          <w:tcPr>
            <w:tcW w:w="1273" w:type="dxa"/>
          </w:tcPr>
          <w:p w14:paraId="1E860899"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G53</w:t>
            </w:r>
          </w:p>
        </w:tc>
      </w:tr>
      <w:tr w:rsidR="00250A2F" w:rsidRPr="002C3B95" w14:paraId="3A7C49A7" w14:textId="77777777" w:rsidTr="000822CC">
        <w:tc>
          <w:tcPr>
            <w:tcW w:w="2191" w:type="dxa"/>
            <w:vMerge/>
          </w:tcPr>
          <w:p w14:paraId="2586450D" w14:textId="77777777" w:rsidR="00250A2F" w:rsidRPr="002C3B95" w:rsidRDefault="00250A2F" w:rsidP="000822CC">
            <w:pPr>
              <w:rPr>
                <w:rFonts w:ascii="Times New Roman" w:hAnsi="Times New Roman" w:cs="Times New Roman"/>
                <w:sz w:val="24"/>
                <w:szCs w:val="24"/>
              </w:rPr>
            </w:pPr>
          </w:p>
        </w:tc>
        <w:tc>
          <w:tcPr>
            <w:tcW w:w="5364" w:type="dxa"/>
            <w:gridSpan w:val="2"/>
          </w:tcPr>
          <w:p w14:paraId="2B13D638"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Work coordinate system selection</w:t>
            </w:r>
          </w:p>
        </w:tc>
        <w:tc>
          <w:tcPr>
            <w:tcW w:w="1273" w:type="dxa"/>
          </w:tcPr>
          <w:p w14:paraId="330DFBA9"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G54-G59</w:t>
            </w:r>
          </w:p>
        </w:tc>
      </w:tr>
      <w:tr w:rsidR="00250A2F" w:rsidRPr="002C3B95" w14:paraId="42A71C2C" w14:textId="77777777" w:rsidTr="000822CC">
        <w:tc>
          <w:tcPr>
            <w:tcW w:w="2191" w:type="dxa"/>
            <w:vMerge/>
          </w:tcPr>
          <w:p w14:paraId="4D225B8B" w14:textId="77777777" w:rsidR="00250A2F" w:rsidRPr="002C3B95" w:rsidRDefault="00250A2F" w:rsidP="000822CC">
            <w:pPr>
              <w:rPr>
                <w:rFonts w:ascii="Times New Roman" w:hAnsi="Times New Roman" w:cs="Times New Roman"/>
                <w:sz w:val="24"/>
                <w:szCs w:val="24"/>
              </w:rPr>
            </w:pPr>
          </w:p>
        </w:tc>
        <w:tc>
          <w:tcPr>
            <w:tcW w:w="5364" w:type="dxa"/>
            <w:gridSpan w:val="2"/>
          </w:tcPr>
          <w:p w14:paraId="3A1EAF19"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Absolute coordinate command</w:t>
            </w:r>
          </w:p>
        </w:tc>
        <w:tc>
          <w:tcPr>
            <w:tcW w:w="1273" w:type="dxa"/>
          </w:tcPr>
          <w:p w14:paraId="4630367C"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G90</w:t>
            </w:r>
          </w:p>
        </w:tc>
      </w:tr>
      <w:tr w:rsidR="00250A2F" w:rsidRPr="002C3B95" w14:paraId="5EF0C84C" w14:textId="77777777" w:rsidTr="000822CC">
        <w:tc>
          <w:tcPr>
            <w:tcW w:w="2191" w:type="dxa"/>
            <w:vMerge/>
          </w:tcPr>
          <w:p w14:paraId="1FF097C2" w14:textId="77777777" w:rsidR="00250A2F" w:rsidRPr="002C3B95" w:rsidRDefault="00250A2F" w:rsidP="000822CC">
            <w:pPr>
              <w:rPr>
                <w:rFonts w:ascii="Times New Roman" w:hAnsi="Times New Roman" w:cs="Times New Roman"/>
                <w:sz w:val="24"/>
                <w:szCs w:val="24"/>
              </w:rPr>
            </w:pPr>
          </w:p>
        </w:tc>
        <w:tc>
          <w:tcPr>
            <w:tcW w:w="5364" w:type="dxa"/>
            <w:gridSpan w:val="2"/>
          </w:tcPr>
          <w:p w14:paraId="6BFAA3CC"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Relative coordinate command</w:t>
            </w:r>
          </w:p>
        </w:tc>
        <w:tc>
          <w:tcPr>
            <w:tcW w:w="1273" w:type="dxa"/>
          </w:tcPr>
          <w:p w14:paraId="096ABD67"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G91</w:t>
            </w:r>
          </w:p>
        </w:tc>
      </w:tr>
      <w:tr w:rsidR="00250A2F" w:rsidRPr="002C3B95" w14:paraId="2DEB85F2" w14:textId="77777777" w:rsidTr="000822CC">
        <w:tc>
          <w:tcPr>
            <w:tcW w:w="2191" w:type="dxa"/>
            <w:vMerge/>
          </w:tcPr>
          <w:p w14:paraId="5640E812" w14:textId="77777777" w:rsidR="00250A2F" w:rsidRPr="002C3B95" w:rsidRDefault="00250A2F" w:rsidP="000822CC">
            <w:pPr>
              <w:rPr>
                <w:rFonts w:ascii="Times New Roman" w:hAnsi="Times New Roman" w:cs="Times New Roman"/>
                <w:sz w:val="24"/>
                <w:szCs w:val="24"/>
              </w:rPr>
            </w:pPr>
          </w:p>
        </w:tc>
        <w:tc>
          <w:tcPr>
            <w:tcW w:w="5364" w:type="dxa"/>
            <w:gridSpan w:val="2"/>
          </w:tcPr>
          <w:p w14:paraId="1313D9ED"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Work coordinate system settings</w:t>
            </w:r>
          </w:p>
        </w:tc>
        <w:tc>
          <w:tcPr>
            <w:tcW w:w="1273" w:type="dxa"/>
          </w:tcPr>
          <w:p w14:paraId="7B9C1556"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G92</w:t>
            </w:r>
          </w:p>
        </w:tc>
      </w:tr>
      <w:tr w:rsidR="00250A2F" w:rsidRPr="002C3B95" w14:paraId="5F02716D" w14:textId="77777777" w:rsidTr="000822CC">
        <w:tc>
          <w:tcPr>
            <w:tcW w:w="2191" w:type="dxa"/>
            <w:vMerge w:val="restart"/>
          </w:tcPr>
          <w:p w14:paraId="3F7E5893"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M Code</w:t>
            </w:r>
          </w:p>
        </w:tc>
        <w:tc>
          <w:tcPr>
            <w:tcW w:w="5364" w:type="dxa"/>
            <w:gridSpan w:val="2"/>
          </w:tcPr>
          <w:p w14:paraId="6D18DA10"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Spindle section</w:t>
            </w:r>
          </w:p>
        </w:tc>
        <w:tc>
          <w:tcPr>
            <w:tcW w:w="1273" w:type="dxa"/>
          </w:tcPr>
          <w:p w14:paraId="6D728FC5"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M03</w:t>
            </w:r>
          </w:p>
        </w:tc>
      </w:tr>
      <w:tr w:rsidR="00250A2F" w:rsidRPr="002C3B95" w14:paraId="1CCA08A6" w14:textId="77777777" w:rsidTr="000822CC">
        <w:tc>
          <w:tcPr>
            <w:tcW w:w="2191" w:type="dxa"/>
            <w:vMerge/>
          </w:tcPr>
          <w:p w14:paraId="7BC63BFC" w14:textId="77777777" w:rsidR="00250A2F" w:rsidRPr="002C3B95" w:rsidRDefault="00250A2F" w:rsidP="000822CC">
            <w:pPr>
              <w:rPr>
                <w:rFonts w:ascii="Times New Roman" w:hAnsi="Times New Roman" w:cs="Times New Roman"/>
                <w:sz w:val="24"/>
                <w:szCs w:val="24"/>
              </w:rPr>
            </w:pPr>
          </w:p>
        </w:tc>
        <w:tc>
          <w:tcPr>
            <w:tcW w:w="5364" w:type="dxa"/>
            <w:gridSpan w:val="2"/>
          </w:tcPr>
          <w:p w14:paraId="7EF82722"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Program end</w:t>
            </w:r>
          </w:p>
        </w:tc>
        <w:tc>
          <w:tcPr>
            <w:tcW w:w="1273" w:type="dxa"/>
          </w:tcPr>
          <w:p w14:paraId="11023578"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M30</w:t>
            </w:r>
          </w:p>
        </w:tc>
      </w:tr>
      <w:tr w:rsidR="00250A2F" w:rsidRPr="002C3B95" w14:paraId="1A1C7C6D" w14:textId="77777777" w:rsidTr="000822CC">
        <w:tc>
          <w:tcPr>
            <w:tcW w:w="2191" w:type="dxa"/>
          </w:tcPr>
          <w:p w14:paraId="0DBA89CC"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F Code</w:t>
            </w:r>
          </w:p>
        </w:tc>
        <w:tc>
          <w:tcPr>
            <w:tcW w:w="5364" w:type="dxa"/>
            <w:gridSpan w:val="2"/>
          </w:tcPr>
          <w:p w14:paraId="48450125"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Feed Speed (mm/min)</w:t>
            </w:r>
          </w:p>
        </w:tc>
        <w:tc>
          <w:tcPr>
            <w:tcW w:w="1273" w:type="dxa"/>
          </w:tcPr>
          <w:p w14:paraId="1A49BE76"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F5</w:t>
            </w:r>
          </w:p>
        </w:tc>
      </w:tr>
      <w:tr w:rsidR="00250A2F" w:rsidRPr="002C3B95" w14:paraId="46E25D6F" w14:textId="77777777" w:rsidTr="000822CC">
        <w:tc>
          <w:tcPr>
            <w:tcW w:w="2191" w:type="dxa"/>
          </w:tcPr>
          <w:p w14:paraId="51DE26FB"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S Code</w:t>
            </w:r>
          </w:p>
        </w:tc>
        <w:tc>
          <w:tcPr>
            <w:tcW w:w="5364" w:type="dxa"/>
            <w:gridSpan w:val="2"/>
          </w:tcPr>
          <w:p w14:paraId="528A4CAA"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Rotation Speed (RPM)</w:t>
            </w:r>
          </w:p>
        </w:tc>
        <w:tc>
          <w:tcPr>
            <w:tcW w:w="1273" w:type="dxa"/>
          </w:tcPr>
          <w:p w14:paraId="1EABFBAA" w14:textId="77777777" w:rsidR="00250A2F" w:rsidRPr="002C3B95" w:rsidRDefault="00250A2F" w:rsidP="000822CC">
            <w:pPr>
              <w:rPr>
                <w:rFonts w:ascii="Times New Roman" w:hAnsi="Times New Roman" w:cs="Times New Roman"/>
                <w:sz w:val="24"/>
                <w:szCs w:val="24"/>
              </w:rPr>
            </w:pPr>
            <w:r w:rsidRPr="002C3B95">
              <w:rPr>
                <w:rFonts w:ascii="Times New Roman" w:hAnsi="Times New Roman" w:cs="Times New Roman"/>
                <w:sz w:val="24"/>
                <w:szCs w:val="24"/>
              </w:rPr>
              <w:t>S5</w:t>
            </w:r>
          </w:p>
        </w:tc>
      </w:tr>
    </w:tbl>
    <w:p w14:paraId="75273966" w14:textId="77777777" w:rsidR="00250A2F" w:rsidRDefault="00250A2F" w:rsidP="00250A2F">
      <w:pPr>
        <w:rPr>
          <w:rFonts w:ascii="Times New Roman" w:hAnsi="Times New Roman" w:cs="Times New Roman"/>
          <w:b/>
          <w:bCs/>
          <w:sz w:val="24"/>
          <w:szCs w:val="24"/>
        </w:rPr>
      </w:pPr>
    </w:p>
    <w:p w14:paraId="7CD1E23B" w14:textId="092C6093" w:rsidR="00250A2F" w:rsidRPr="002C3B95" w:rsidRDefault="00250A2F" w:rsidP="00250A2F">
      <w:pPr>
        <w:rPr>
          <w:rFonts w:ascii="Times New Roman" w:hAnsi="Times New Roman" w:cs="Times New Roman"/>
          <w:b/>
          <w:bCs/>
          <w:sz w:val="24"/>
          <w:szCs w:val="24"/>
        </w:rPr>
      </w:pPr>
      <w:r w:rsidRPr="002C3B95">
        <w:rPr>
          <w:rFonts w:ascii="Times New Roman" w:hAnsi="Times New Roman" w:cs="Times New Roman"/>
          <w:b/>
          <w:bCs/>
          <w:sz w:val="24"/>
          <w:szCs w:val="24"/>
        </w:rPr>
        <w:t>2.2.</w:t>
      </w:r>
      <w:r w:rsidR="00CB30B8">
        <w:rPr>
          <w:rFonts w:ascii="Times New Roman" w:hAnsi="Times New Roman" w:cs="Times New Roman"/>
          <w:b/>
          <w:bCs/>
          <w:sz w:val="24"/>
          <w:szCs w:val="24"/>
        </w:rPr>
        <w:t>2</w:t>
      </w:r>
      <w:r w:rsidRPr="002C3B95">
        <w:rPr>
          <w:rFonts w:ascii="Times New Roman" w:hAnsi="Times New Roman" w:cs="Times New Roman"/>
          <w:b/>
          <w:bCs/>
          <w:sz w:val="24"/>
          <w:szCs w:val="24"/>
        </w:rPr>
        <w:t xml:space="preserve"> 3D </w:t>
      </w:r>
      <w:commentRangeStart w:id="10"/>
      <w:r w:rsidRPr="002C3B95">
        <w:rPr>
          <w:rFonts w:ascii="Times New Roman" w:hAnsi="Times New Roman" w:cs="Times New Roman"/>
          <w:b/>
          <w:bCs/>
          <w:sz w:val="24"/>
          <w:szCs w:val="24"/>
        </w:rPr>
        <w:t>CAD</w:t>
      </w:r>
      <w:commentRangeEnd w:id="10"/>
      <w:r>
        <w:rPr>
          <w:rStyle w:val="CommentReference"/>
        </w:rPr>
        <w:commentReference w:id="10"/>
      </w:r>
      <w:r w:rsidRPr="002C3B95">
        <w:rPr>
          <w:rFonts w:ascii="Times New Roman" w:hAnsi="Times New Roman" w:cs="Times New Roman"/>
          <w:b/>
          <w:bCs/>
          <w:sz w:val="24"/>
          <w:szCs w:val="24"/>
        </w:rPr>
        <w:tab/>
      </w:r>
      <w:ins w:id="11" w:author="Emir Yilmaz" w:date="2025-04-28T13:58:00Z" w16du:dateUtc="2025-04-28T04:58:00Z">
        <w:r>
          <w:rPr>
            <w:rFonts w:ascii="Times New Roman" w:hAnsi="Times New Roman" w:cs="Times New Roman"/>
            <w:b/>
            <w:bCs/>
            <w:sz w:val="24"/>
            <w:szCs w:val="24"/>
          </w:rPr>
          <w:t xml:space="preserve"> </w:t>
        </w:r>
      </w:ins>
    </w:p>
    <w:p w14:paraId="1AE0EC18"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CAD (Computer Aided Design) is software for designing on a computer. CAD can be broadly divided into two types: 2D CAD and 3D CAD.</w:t>
      </w:r>
      <w:r w:rsidRPr="002C3B95">
        <w:rPr>
          <w:rFonts w:ascii="Times New Roman" w:hAnsi="Times New Roman" w:cs="Times New Roman"/>
          <w:b/>
          <w:bCs/>
          <w:sz w:val="22"/>
        </w:rPr>
        <w:t xml:space="preserve"> </w:t>
      </w:r>
      <w:r w:rsidRPr="002C3B95">
        <w:rPr>
          <w:rFonts w:ascii="Times New Roman" w:hAnsi="Times New Roman" w:cs="Times New Roman"/>
          <w:sz w:val="22"/>
        </w:rPr>
        <w:t xml:space="preserve">With improvements in technology, 3D CAD has been widely adopted in various industries. 3D CAD design software allows for easy planning of prototypes so there are less errors in the production of the products. All test pieces and molds in this research paper were designed using CAD to be manufactured and tested. </w:t>
      </w:r>
    </w:p>
    <w:p w14:paraId="41CE1588" w14:textId="34844265" w:rsidR="00250A2F" w:rsidRPr="002C3B95" w:rsidRDefault="00250A2F" w:rsidP="00250A2F">
      <w:pPr>
        <w:jc w:val="left"/>
        <w:rPr>
          <w:rFonts w:ascii="Times New Roman" w:hAnsi="Times New Roman" w:cs="Times New Roman"/>
          <w:b/>
          <w:bCs/>
          <w:sz w:val="24"/>
          <w:szCs w:val="24"/>
        </w:rPr>
      </w:pPr>
      <w:r w:rsidRPr="002C3B95">
        <w:rPr>
          <w:rFonts w:ascii="Times New Roman" w:hAnsi="Times New Roman" w:cs="Times New Roman"/>
          <w:b/>
          <w:bCs/>
          <w:sz w:val="24"/>
          <w:szCs w:val="24"/>
        </w:rPr>
        <w:t>2.2.</w:t>
      </w:r>
      <w:r w:rsidR="00CB30B8">
        <w:rPr>
          <w:rFonts w:ascii="Times New Roman" w:hAnsi="Times New Roman" w:cs="Times New Roman"/>
          <w:b/>
          <w:bCs/>
          <w:sz w:val="24"/>
          <w:szCs w:val="24"/>
        </w:rPr>
        <w:t>3</w:t>
      </w:r>
      <w:r w:rsidRPr="002C3B95">
        <w:rPr>
          <w:rFonts w:ascii="Times New Roman" w:hAnsi="Times New Roman" w:cs="Times New Roman"/>
          <w:b/>
          <w:bCs/>
          <w:sz w:val="24"/>
          <w:szCs w:val="24"/>
        </w:rPr>
        <w:t xml:space="preserve"> </w:t>
      </w:r>
      <w:commentRangeStart w:id="12"/>
      <w:r w:rsidRPr="002C3B95">
        <w:rPr>
          <w:rFonts w:ascii="Times New Roman" w:hAnsi="Times New Roman" w:cs="Times New Roman"/>
          <w:b/>
          <w:bCs/>
          <w:sz w:val="24"/>
          <w:szCs w:val="24"/>
        </w:rPr>
        <w:t>CAM</w:t>
      </w:r>
      <w:commentRangeEnd w:id="12"/>
      <w:r>
        <w:rPr>
          <w:rStyle w:val="CommentReference"/>
        </w:rPr>
        <w:commentReference w:id="12"/>
      </w:r>
      <w:ins w:id="13" w:author="Emir Yilmaz" w:date="2025-04-28T13:58:00Z" w16du:dateUtc="2025-04-28T04:58:00Z">
        <w:r>
          <w:rPr>
            <w:rFonts w:ascii="Times New Roman" w:hAnsi="Times New Roman" w:cs="Times New Roman"/>
            <w:b/>
            <w:bCs/>
            <w:sz w:val="24"/>
            <w:szCs w:val="24"/>
          </w:rPr>
          <w:t xml:space="preserve"> </w:t>
        </w:r>
      </w:ins>
    </w:p>
    <w:p w14:paraId="1A1CE0D2" w14:textId="77777777" w:rsidR="00250A2F" w:rsidRPr="002C3B95" w:rsidRDefault="00250A2F" w:rsidP="00250A2F">
      <w:pPr>
        <w:ind w:firstLine="360"/>
        <w:jc w:val="left"/>
        <w:rPr>
          <w:rFonts w:ascii="Times New Roman" w:hAnsi="Times New Roman" w:cs="Times New Roman"/>
          <w:sz w:val="22"/>
        </w:rPr>
      </w:pPr>
      <w:r w:rsidRPr="002C3B95">
        <w:rPr>
          <w:rFonts w:ascii="Times New Roman" w:hAnsi="Times New Roman" w:cs="Times New Roman"/>
          <w:sz w:val="22"/>
        </w:rPr>
        <w:t>CAM (Computer Aided Manufacturing) is software that creates machining programs for NC machine tools on a computer. Before CAM, workers had to input NC data directly into the machine tools, increasing the time for manufacturing and costs. As mentioned in the G-code section, CAM eliminated this process, speeding up the manufacturing process. In addition, because it is possible to visually verify the machining process through machining simulation, it allows the manufacturing to be even more efficient.</w:t>
      </w:r>
    </w:p>
    <w:p w14:paraId="60E986AB" w14:textId="77777777" w:rsidR="00250A2F" w:rsidRPr="002C3B95" w:rsidRDefault="00250A2F" w:rsidP="00250A2F">
      <w:pPr>
        <w:rPr>
          <w:rFonts w:ascii="Times New Roman" w:hAnsi="Times New Roman" w:cs="Times New Roman"/>
          <w:b/>
          <w:bCs/>
          <w:sz w:val="24"/>
          <w:szCs w:val="24"/>
        </w:rPr>
      </w:pPr>
    </w:p>
    <w:p w14:paraId="79E038AA" w14:textId="77777777" w:rsidR="00250A2F" w:rsidRPr="002C3B95" w:rsidRDefault="00250A2F" w:rsidP="00250A2F">
      <w:pPr>
        <w:spacing w:after="160"/>
        <w:jc w:val="left"/>
        <w:rPr>
          <w:rFonts w:ascii="Times New Roman" w:hAnsi="Times New Roman" w:cs="Times New Roman"/>
          <w:b/>
          <w:bCs/>
          <w:sz w:val="24"/>
          <w:szCs w:val="24"/>
        </w:rPr>
      </w:pPr>
      <w:r w:rsidRPr="002C3B95">
        <w:rPr>
          <w:rFonts w:ascii="Times New Roman" w:hAnsi="Times New Roman" w:cs="Times New Roman"/>
          <w:b/>
          <w:bCs/>
          <w:sz w:val="24"/>
          <w:szCs w:val="24"/>
        </w:rPr>
        <w:br w:type="page"/>
      </w:r>
    </w:p>
    <w:p w14:paraId="29EADD33" w14:textId="569DDD50" w:rsidR="00250A2F" w:rsidRPr="008531C5" w:rsidRDefault="00250A2F" w:rsidP="008531C5">
      <w:pPr>
        <w:pStyle w:val="ListParagraph"/>
        <w:numPr>
          <w:ilvl w:val="2"/>
          <w:numId w:val="11"/>
        </w:numPr>
        <w:rPr>
          <w:rFonts w:ascii="Times New Roman" w:hAnsi="Times New Roman" w:cs="Times New Roman"/>
          <w:b/>
          <w:bCs/>
          <w:sz w:val="24"/>
          <w:szCs w:val="24"/>
        </w:rPr>
      </w:pPr>
      <w:r w:rsidRPr="008531C5">
        <w:rPr>
          <w:rFonts w:ascii="Times New Roman" w:hAnsi="Times New Roman" w:cs="Times New Roman"/>
          <w:b/>
          <w:bCs/>
          <w:sz w:val="24"/>
          <w:szCs w:val="24"/>
        </w:rPr>
        <w:lastRenderedPageBreak/>
        <w:t xml:space="preserve">Tool </w:t>
      </w:r>
      <w:commentRangeStart w:id="14"/>
      <w:r w:rsidRPr="008531C5">
        <w:rPr>
          <w:rFonts w:ascii="Times New Roman" w:hAnsi="Times New Roman" w:cs="Times New Roman"/>
          <w:b/>
          <w:bCs/>
          <w:sz w:val="24"/>
          <w:szCs w:val="24"/>
        </w:rPr>
        <w:t>path</w:t>
      </w:r>
      <w:commentRangeEnd w:id="14"/>
      <w:r>
        <w:rPr>
          <w:rStyle w:val="CommentReference"/>
        </w:rPr>
        <w:commentReference w:id="14"/>
      </w:r>
    </w:p>
    <w:p w14:paraId="3234C8B7"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A tool path is the path along which a machining tool moves. A tool path is created using the 3D coordinates of an STL file from CAD software to obtain a collection of all the points or point </w:t>
      </w:r>
      <w:proofErr w:type="gramStart"/>
      <w:r w:rsidRPr="002C3B95">
        <w:rPr>
          <w:rFonts w:ascii="Times New Roman" w:hAnsi="Times New Roman" w:cs="Times New Roman"/>
          <w:sz w:val="22"/>
        </w:rPr>
        <w:t>cloud</w:t>
      </w:r>
      <w:proofErr w:type="gramEnd"/>
      <w:r w:rsidRPr="002C3B95">
        <w:rPr>
          <w:rFonts w:ascii="Times New Roman" w:hAnsi="Times New Roman" w:cs="Times New Roman"/>
          <w:sz w:val="22"/>
        </w:rPr>
        <w:t xml:space="preserve"> from the triangles of the STL file. From this you sort the points, delete the duplicate points, generate a set of coordinates, then add the necessary pieces so that the coordinates turn into the NC program. The NC program can be used to instruct the machining path of the tool. The toolpath was viewed using a web browser called NC viewer to identify any potential issues before any manufacturing was done.</w:t>
      </w:r>
    </w:p>
    <w:p w14:paraId="2E04F07E" w14:textId="77777777" w:rsidR="00250A2F" w:rsidRPr="002C3B95" w:rsidRDefault="00250A2F" w:rsidP="00250A2F">
      <w:pPr>
        <w:pStyle w:val="ListParagraph"/>
        <w:numPr>
          <w:ilvl w:val="2"/>
          <w:numId w:val="7"/>
        </w:numPr>
        <w:rPr>
          <w:rFonts w:ascii="Times New Roman" w:hAnsi="Times New Roman" w:cs="Times New Roman"/>
          <w:b/>
          <w:bCs/>
          <w:sz w:val="24"/>
          <w:szCs w:val="24"/>
        </w:rPr>
      </w:pPr>
      <w:r w:rsidRPr="002C3B95">
        <w:rPr>
          <w:rFonts w:ascii="Times New Roman" w:hAnsi="Times New Roman" w:cs="Times New Roman"/>
          <w:b/>
          <w:bCs/>
          <w:sz w:val="24"/>
          <w:szCs w:val="24"/>
        </w:rPr>
        <w:t>Python</w:t>
      </w:r>
    </w:p>
    <w:p w14:paraId="0E8AEDB7"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Python is a programming language that is widely used and known for its simplicity, readability, and versatility. Python allows developers to condense programs in fewer lines of code compared to other languages like C++ or Java. In this research, Python was the programming language of choice to develop the CAM system used to produce the toolpath for its easy understanding and application. The code for the CAM system will be explained in a later section.</w:t>
      </w:r>
    </w:p>
    <w:p w14:paraId="02CE3417" w14:textId="77777777" w:rsidR="00250A2F" w:rsidRPr="002C3B95" w:rsidRDefault="00250A2F" w:rsidP="00250A2F">
      <w:pPr>
        <w:rPr>
          <w:rFonts w:ascii="Times New Roman" w:hAnsi="Times New Roman" w:cs="Times New Roman"/>
        </w:rPr>
      </w:pPr>
      <w:r w:rsidRPr="002C3B95">
        <w:rPr>
          <w:rFonts w:ascii="Times New Roman" w:hAnsi="Times New Roman" w:cs="Times New Roman"/>
          <w:sz w:val="28"/>
          <w:szCs w:val="32"/>
        </w:rPr>
        <w:t>2.3 CFRP (Carbon Fiber Reinforced Plastic)</w:t>
      </w:r>
    </w:p>
    <w:p w14:paraId="3BB10915" w14:textId="77777777" w:rsidR="00250A2F" w:rsidRPr="002C3B95" w:rsidRDefault="00250A2F" w:rsidP="00250A2F">
      <w:pPr>
        <w:pStyle w:val="ListParagraph"/>
        <w:numPr>
          <w:ilvl w:val="2"/>
          <w:numId w:val="8"/>
        </w:numPr>
        <w:ind w:left="0" w:firstLine="0"/>
        <w:contextualSpacing w:val="0"/>
        <w:rPr>
          <w:rFonts w:ascii="Times New Roman" w:hAnsi="Times New Roman" w:cs="Times New Roman"/>
          <w:b/>
          <w:bCs/>
          <w:sz w:val="24"/>
          <w:szCs w:val="24"/>
        </w:rPr>
      </w:pPr>
      <w:r w:rsidRPr="002C3B95">
        <w:rPr>
          <w:rFonts w:ascii="Times New Roman" w:hAnsi="Times New Roman" w:cs="Times New Roman"/>
          <w:b/>
          <w:bCs/>
          <w:sz w:val="24"/>
          <w:szCs w:val="24"/>
        </w:rPr>
        <w:t>Overview</w:t>
      </w:r>
    </w:p>
    <w:p w14:paraId="11B64359"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Carbon fiber Reinforced plastics or CFRP, is a general term for plastics that have been reinforced with carbon fibers. The reinforcement allows CFRP to have high strength and rigidity compared to metal materials such as iron and aluminum but also being significantly lighter. It also has excellent design and vibration absorption capabilities. As such, there has been an increase in the use of CFRP in many things like aircraft wings, car parts, sports equipment, and even medical uses. </w:t>
      </w:r>
    </w:p>
    <w:p w14:paraId="18427A36" w14:textId="77777777" w:rsidR="00250A2F" w:rsidRPr="002C3B95" w:rsidRDefault="00250A2F" w:rsidP="00250A2F">
      <w:pPr>
        <w:rPr>
          <w:rFonts w:ascii="Times New Roman" w:hAnsi="Times New Roman" w:cs="Times New Roman"/>
          <w:b/>
          <w:bCs/>
          <w:sz w:val="24"/>
          <w:szCs w:val="24"/>
        </w:rPr>
      </w:pPr>
      <w:r w:rsidRPr="002C3B95">
        <w:rPr>
          <w:rFonts w:ascii="Times New Roman" w:hAnsi="Times New Roman" w:cs="Times New Roman"/>
          <w:b/>
          <w:bCs/>
          <w:sz w:val="24"/>
          <w:szCs w:val="24"/>
        </w:rPr>
        <w:t>2.3.2 Classification of CFRP</w:t>
      </w:r>
    </w:p>
    <w:p w14:paraId="49572B08"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CFRP is classified into two types, Thermosetting CFRP (CFRTS: Carbon Fiber Reinforced Thermo Sets) and Thermoplastic CFRP (Carbon Fiber Reinforced Thermoplastic) CFRTS’s are typically used for weight reduction in sports </w:t>
      </w:r>
      <w:proofErr w:type="spellStart"/>
      <w:r w:rsidRPr="002C3B95">
        <w:rPr>
          <w:rFonts w:ascii="Times New Roman" w:hAnsi="Times New Roman" w:cs="Times New Roman"/>
          <w:sz w:val="22"/>
        </w:rPr>
        <w:t>equipent</w:t>
      </w:r>
      <w:proofErr w:type="spellEnd"/>
      <w:r w:rsidRPr="002C3B95">
        <w:rPr>
          <w:rFonts w:ascii="Times New Roman" w:hAnsi="Times New Roman" w:cs="Times New Roman"/>
          <w:sz w:val="22"/>
        </w:rPr>
        <w:t xml:space="preserve">, aircraft, etc. CFRTS has the following characteristics: </w:t>
      </w:r>
    </w:p>
    <w:p w14:paraId="301A9B56"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High specific strength, high heat resistance</w:t>
      </w:r>
    </w:p>
    <w:p w14:paraId="07C60C62"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Long molding time, high cost</w:t>
      </w:r>
    </w:p>
    <w:p w14:paraId="53D5D2C8"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Not possible to recycle</w:t>
      </w:r>
    </w:p>
    <w:p w14:paraId="4D0431ED"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CFRTP is also used in similar situations to CFRTS and has already been used in some automobile parts which will be discussed in a later section. CFRTP has the following characteristics: </w:t>
      </w:r>
    </w:p>
    <w:p w14:paraId="34FC20D3"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Specific strength and heat resistance are inferior to CFRTS</w:t>
      </w:r>
    </w:p>
    <w:p w14:paraId="4783FC51"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Short molding time, low cost</w:t>
      </w:r>
    </w:p>
    <w:p w14:paraId="2D739C13"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Partially recyclable</w:t>
      </w:r>
    </w:p>
    <w:p w14:paraId="473746EA"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CFRP can be also divided into two other classifications depending on which direction the plastics in the CFRP are oriented. The two sections, continuous fiber and discontinuous fiber have the following characteristics.</w:t>
      </w:r>
    </w:p>
    <w:p w14:paraId="2EA859D3" w14:textId="77777777" w:rsidR="00250A2F" w:rsidRPr="002C3B95" w:rsidRDefault="00250A2F" w:rsidP="00250A2F">
      <w:pPr>
        <w:spacing w:after="160"/>
        <w:jc w:val="left"/>
        <w:rPr>
          <w:rFonts w:ascii="Times New Roman" w:hAnsi="Times New Roman" w:cs="Times New Roman"/>
          <w:sz w:val="22"/>
        </w:rPr>
      </w:pPr>
      <w:r w:rsidRPr="002C3B95">
        <w:rPr>
          <w:rFonts w:ascii="Times New Roman" w:hAnsi="Times New Roman" w:cs="Times New Roman"/>
          <w:sz w:val="22"/>
        </w:rPr>
        <w:t>Continuous fiber CFRTP:</w:t>
      </w:r>
    </w:p>
    <w:p w14:paraId="0B8AACD3"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Layered structure</w:t>
      </w:r>
    </w:p>
    <w:p w14:paraId="6214E4D4"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 xml:space="preserve"> High specific strength</w:t>
      </w:r>
    </w:p>
    <w:p w14:paraId="569B9279"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lastRenderedPageBreak/>
        <w:t>Low press formability</w:t>
      </w:r>
    </w:p>
    <w:p w14:paraId="294F16A8" w14:textId="77777777" w:rsidR="00250A2F" w:rsidRPr="002C3B95" w:rsidRDefault="00250A2F" w:rsidP="00250A2F">
      <w:pPr>
        <w:spacing w:after="160"/>
        <w:jc w:val="left"/>
        <w:rPr>
          <w:rFonts w:ascii="Times New Roman" w:hAnsi="Times New Roman" w:cs="Times New Roman"/>
          <w:sz w:val="22"/>
        </w:rPr>
      </w:pPr>
      <w:r w:rsidRPr="002C3B95">
        <w:rPr>
          <w:rFonts w:ascii="Times New Roman" w:hAnsi="Times New Roman" w:cs="Times New Roman"/>
          <w:sz w:val="22"/>
        </w:rPr>
        <w:t>Discontinuous fiber CFRTP</w:t>
      </w:r>
    </w:p>
    <w:p w14:paraId="5A24F7AE"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Integrated structure, random orientation</w:t>
      </w:r>
    </w:p>
    <w:p w14:paraId="573EC772"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Specific strength is inferior to long fibers</w:t>
      </w:r>
    </w:p>
    <w:p w14:paraId="1E763636" w14:textId="77777777" w:rsidR="00250A2F" w:rsidRPr="002C3B95" w:rsidRDefault="00250A2F" w:rsidP="00250A2F">
      <w:pPr>
        <w:pStyle w:val="ListParagraph"/>
        <w:numPr>
          <w:ilvl w:val="0"/>
          <w:numId w:val="2"/>
        </w:numPr>
        <w:spacing w:after="160"/>
        <w:jc w:val="left"/>
        <w:rPr>
          <w:rFonts w:ascii="Times New Roman" w:hAnsi="Times New Roman" w:cs="Times New Roman"/>
          <w:sz w:val="22"/>
        </w:rPr>
      </w:pPr>
      <w:r w:rsidRPr="002C3B95">
        <w:rPr>
          <w:rFonts w:ascii="Times New Roman" w:hAnsi="Times New Roman" w:cs="Times New Roman"/>
          <w:sz w:val="22"/>
        </w:rPr>
        <w:t>High press formability</w:t>
      </w:r>
    </w:p>
    <w:p w14:paraId="380A6845" w14:textId="77777777" w:rsidR="00250A2F" w:rsidRPr="002C3B95" w:rsidRDefault="00250A2F" w:rsidP="00250A2F">
      <w:pPr>
        <w:rPr>
          <w:rFonts w:ascii="Times New Roman" w:hAnsi="Times New Roman" w:cs="Times New Roman"/>
          <w:b/>
          <w:bCs/>
          <w:sz w:val="24"/>
          <w:szCs w:val="24"/>
        </w:rPr>
      </w:pPr>
      <w:r w:rsidRPr="002C3B95">
        <w:rPr>
          <w:rFonts w:ascii="Times New Roman" w:hAnsi="Times New Roman" w:cs="Times New Roman"/>
          <w:b/>
          <w:bCs/>
          <w:sz w:val="24"/>
          <w:szCs w:val="24"/>
        </w:rPr>
        <w:t>2.3.3 CFRP application areas</w:t>
      </w:r>
    </w:p>
    <w:p w14:paraId="024EF0D1"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As mentioned briefly in the previous section, CFRP can be used in various fields. In aircraft and car parts, CFRP is used in conjunction with other materials to make more efficient parts. Things like airplane wings and car parts like bumpers. CFRP can also be used in the medical field in things like head braces for brain surgery to allow x-rays of the brain to be taken while keeping the </w:t>
      </w:r>
      <w:proofErr w:type="gramStart"/>
      <w:r w:rsidRPr="002C3B95">
        <w:rPr>
          <w:rFonts w:ascii="Times New Roman" w:hAnsi="Times New Roman" w:cs="Times New Roman"/>
          <w:sz w:val="22"/>
        </w:rPr>
        <w:t>patients</w:t>
      </w:r>
      <w:proofErr w:type="gramEnd"/>
      <w:r w:rsidRPr="002C3B95">
        <w:rPr>
          <w:rFonts w:ascii="Times New Roman" w:hAnsi="Times New Roman" w:cs="Times New Roman"/>
          <w:sz w:val="22"/>
        </w:rPr>
        <w:t xml:space="preserve"> head stable, to a socket for prosthetics, taking advantage of its light weight to reduce the overall weight of prosthetics. </w:t>
      </w:r>
    </w:p>
    <w:p w14:paraId="29793BEC" w14:textId="77777777" w:rsidR="00250A2F" w:rsidRPr="002C3B95" w:rsidRDefault="00250A2F" w:rsidP="00250A2F">
      <w:pPr>
        <w:jc w:val="left"/>
        <w:rPr>
          <w:rFonts w:ascii="Times New Roman" w:hAnsi="Times New Roman" w:cs="Times New Roman"/>
          <w:b/>
          <w:bCs/>
          <w:sz w:val="24"/>
          <w:szCs w:val="24"/>
        </w:rPr>
      </w:pPr>
      <w:r w:rsidRPr="002C3B95">
        <w:rPr>
          <w:rFonts w:ascii="Times New Roman" w:hAnsi="Times New Roman" w:cs="Times New Roman"/>
          <w:b/>
          <w:bCs/>
          <w:sz w:val="24"/>
          <w:szCs w:val="24"/>
        </w:rPr>
        <w:t>2.3.4 CFRP sample used in this study</w:t>
      </w:r>
    </w:p>
    <w:p w14:paraId="2AFC96D8" w14:textId="77777777" w:rsidR="00250A2F" w:rsidRPr="002C3B95" w:rsidRDefault="00250A2F" w:rsidP="00250A2F">
      <w:pPr>
        <w:spacing w:after="160"/>
        <w:ind w:firstLine="360"/>
        <w:jc w:val="left"/>
        <w:rPr>
          <w:rFonts w:ascii="Times New Roman" w:hAnsi="Times New Roman" w:cs="Times New Roman"/>
          <w:sz w:val="22"/>
        </w:rPr>
      </w:pPr>
      <w:r w:rsidRPr="002C3B95">
        <w:rPr>
          <w:rFonts w:ascii="Times New Roman" w:hAnsi="Times New Roman" w:cs="Times New Roman"/>
          <w:sz w:val="22"/>
        </w:rPr>
        <w:t xml:space="preserve">In this study, discontinuous fiber CFRTP is used for its short molding time, low cost, and its recyclability. </w:t>
      </w:r>
    </w:p>
    <w:p w14:paraId="3733993D" w14:textId="77777777" w:rsidR="00250A2F" w:rsidRPr="002C3B95" w:rsidRDefault="00250A2F" w:rsidP="00250A2F">
      <w:pPr>
        <w:spacing w:after="160"/>
        <w:jc w:val="left"/>
        <w:rPr>
          <w:rFonts w:ascii="Times New Roman" w:hAnsi="Times New Roman" w:cs="Times New Roman"/>
          <w:sz w:val="28"/>
          <w:szCs w:val="32"/>
        </w:rPr>
      </w:pPr>
      <w:r w:rsidRPr="002C3B95">
        <w:rPr>
          <w:rFonts w:ascii="Times New Roman" w:hAnsi="Times New Roman" w:cs="Times New Roman"/>
          <w:sz w:val="28"/>
          <w:szCs w:val="32"/>
        </w:rPr>
        <w:br w:type="page"/>
      </w:r>
    </w:p>
    <w:p w14:paraId="518A788C" w14:textId="77777777" w:rsidR="00250A2F" w:rsidRPr="002C3B95" w:rsidRDefault="00250A2F" w:rsidP="00250A2F">
      <w:pPr>
        <w:rPr>
          <w:rFonts w:ascii="Times New Roman" w:hAnsi="Times New Roman" w:cs="Times New Roman"/>
        </w:rPr>
      </w:pPr>
      <w:r w:rsidRPr="002C3B95">
        <w:rPr>
          <w:rFonts w:ascii="Times New Roman" w:hAnsi="Times New Roman" w:cs="Times New Roman"/>
          <w:sz w:val="28"/>
          <w:szCs w:val="32"/>
        </w:rPr>
        <w:lastRenderedPageBreak/>
        <w:t>2.4</w:t>
      </w:r>
      <w:r w:rsidRPr="002C3B95">
        <w:rPr>
          <w:rFonts w:ascii="Times New Roman" w:hAnsi="Times New Roman" w:cs="Times New Roman"/>
          <w:sz w:val="28"/>
          <w:szCs w:val="32"/>
          <w:lang w:val="en-US"/>
        </w:rPr>
        <w:t xml:space="preserve"> </w:t>
      </w:r>
      <w:r w:rsidRPr="002C3B95">
        <w:rPr>
          <w:rFonts w:ascii="Times New Roman" w:hAnsi="Times New Roman" w:cs="Times New Roman"/>
          <w:sz w:val="28"/>
          <w:szCs w:val="32"/>
        </w:rPr>
        <w:t>Previous research A (Incremental forming of CFRTP under thermal bath conditions using oil bath and the creation of a CAM system using Python language.)</w:t>
      </w:r>
      <w:ins w:id="15" w:author="Emir Yilmaz" w:date="2025-04-28T13:59:00Z" w16du:dateUtc="2025-04-28T04:59:00Z">
        <w:r>
          <w:rPr>
            <w:rFonts w:ascii="Times New Roman" w:hAnsi="Times New Roman" w:cs="Times New Roman"/>
            <w:sz w:val="28"/>
            <w:szCs w:val="32"/>
          </w:rPr>
          <w:t xml:space="preserve"> </w:t>
        </w:r>
      </w:ins>
    </w:p>
    <w:p w14:paraId="483F8653" w14:textId="77777777" w:rsidR="00250A2F" w:rsidRPr="004D1DF3" w:rsidRDefault="00250A2F" w:rsidP="00250A2F">
      <w:pPr>
        <w:rPr>
          <w:rFonts w:ascii="Times New Roman" w:hAnsi="Times New Roman" w:cs="Times New Roman"/>
          <w:b/>
          <w:bCs/>
          <w:sz w:val="24"/>
          <w:szCs w:val="24"/>
        </w:rPr>
      </w:pPr>
    </w:p>
    <w:p w14:paraId="4810F478" w14:textId="77777777" w:rsidR="00250A2F" w:rsidRPr="002C3B95" w:rsidRDefault="00250A2F" w:rsidP="00250A2F">
      <w:pPr>
        <w:pStyle w:val="ListParagraph"/>
        <w:numPr>
          <w:ilvl w:val="2"/>
          <w:numId w:val="10"/>
        </w:numPr>
        <w:rPr>
          <w:rFonts w:ascii="Times New Roman" w:hAnsi="Times New Roman" w:cs="Times New Roman"/>
          <w:b/>
          <w:bCs/>
          <w:sz w:val="24"/>
          <w:szCs w:val="24"/>
        </w:rPr>
      </w:pPr>
      <w:r w:rsidRPr="002C3B95">
        <w:rPr>
          <w:rFonts w:ascii="Times New Roman" w:hAnsi="Times New Roman" w:cs="Times New Roman"/>
          <w:b/>
          <w:bCs/>
          <w:sz w:val="24"/>
          <w:szCs w:val="24"/>
        </w:rPr>
        <w:t>Overview</w:t>
      </w:r>
      <w:ins w:id="16" w:author="Emir Yilmaz" w:date="2025-04-28T13:58:00Z" w16du:dateUtc="2025-04-28T04:58:00Z">
        <w:r>
          <w:rPr>
            <w:rFonts w:ascii="Times New Roman" w:hAnsi="Times New Roman" w:cs="Times New Roman"/>
            <w:b/>
            <w:bCs/>
            <w:sz w:val="24"/>
            <w:szCs w:val="24"/>
          </w:rPr>
          <w:t xml:space="preserve"> </w:t>
        </w:r>
      </w:ins>
    </w:p>
    <w:p w14:paraId="4D7F8306" w14:textId="77777777" w:rsidR="00250A2F" w:rsidRPr="002C3B95" w:rsidRDefault="00250A2F" w:rsidP="00250A2F">
      <w:pPr>
        <w:ind w:firstLine="360"/>
        <w:jc w:val="left"/>
        <w:rPr>
          <w:rFonts w:ascii="Times New Roman" w:hAnsi="Times New Roman" w:cs="Times New Roman"/>
          <w:b/>
          <w:bCs/>
          <w:sz w:val="24"/>
          <w:szCs w:val="24"/>
        </w:rPr>
      </w:pPr>
      <w:r w:rsidRPr="002C3B95">
        <w:rPr>
          <w:rFonts w:ascii="Times New Roman" w:eastAsia="Times New Roman" w:hAnsi="Times New Roman" w:cs="Times New Roman"/>
          <w:kern w:val="0"/>
          <w:sz w:val="22"/>
          <w:lang w:val="en-US"/>
        </w:rPr>
        <w:t>The goal of this previous thesis is to create a CAM system using python to perform incremental forming for discontinuous fiber-reinforced thermoplastics (CFRTP) using an oil bath to heat the CFRTP to enable incremental forming without molds. The previous researcher developed a custom CAM system in Python to generate G-code tool paths from CAD models, targeting low-volume, high-mix production needs. The python code can be seen in the next section.</w:t>
      </w:r>
    </w:p>
    <w:p w14:paraId="2FD25872" w14:textId="77777777" w:rsidR="00250A2F" w:rsidRPr="002C3B95" w:rsidRDefault="00250A2F" w:rsidP="00250A2F">
      <w:pPr>
        <w:widowControl w:val="0"/>
        <w:ind w:firstLine="360"/>
        <w:jc w:val="left"/>
        <w:rPr>
          <w:rFonts w:ascii="Times New Roman" w:eastAsia="Times New Roman" w:hAnsi="Times New Roman" w:cs="Times New Roman"/>
          <w:kern w:val="0"/>
          <w:sz w:val="22"/>
          <w:lang w:val="en-US"/>
        </w:rPr>
      </w:pPr>
      <w:r w:rsidRPr="002C3B95">
        <w:rPr>
          <w:rFonts w:ascii="Times New Roman" w:eastAsia="Times New Roman" w:hAnsi="Times New Roman" w:cs="Times New Roman"/>
          <w:kern w:val="0"/>
          <w:sz w:val="22"/>
          <w:lang w:val="en-US"/>
        </w:rPr>
        <w:t>The study addresses challenges with traditional manufacturing like high mold costs and limited flexibility, especially in forming thin shell components. It introduces a cost-effective alternative that combines material heating via an oil bath and open-source digital toolpath generation.</w:t>
      </w:r>
    </w:p>
    <w:p w14:paraId="3397CA08" w14:textId="77777777" w:rsidR="00250A2F" w:rsidRPr="002C3B95" w:rsidRDefault="00250A2F" w:rsidP="00250A2F">
      <w:pPr>
        <w:widowControl w:val="0"/>
        <w:ind w:firstLine="360"/>
        <w:jc w:val="left"/>
        <w:rPr>
          <w:rFonts w:ascii="Times New Roman" w:hAnsi="Times New Roman" w:cs="Times New Roman"/>
          <w:b/>
          <w:bCs/>
          <w:sz w:val="24"/>
          <w:szCs w:val="24"/>
        </w:rPr>
      </w:pPr>
    </w:p>
    <w:p w14:paraId="612E6CB8" w14:textId="77777777" w:rsidR="00250A2F" w:rsidRPr="002C3B95" w:rsidRDefault="00250A2F" w:rsidP="00250A2F">
      <w:pPr>
        <w:pStyle w:val="ListParagraph"/>
        <w:numPr>
          <w:ilvl w:val="2"/>
          <w:numId w:val="10"/>
        </w:numPr>
        <w:jc w:val="left"/>
        <w:rPr>
          <w:rFonts w:ascii="Times New Roman" w:hAnsi="Times New Roman" w:cs="Times New Roman"/>
          <w:b/>
          <w:bCs/>
          <w:sz w:val="24"/>
          <w:szCs w:val="24"/>
        </w:rPr>
      </w:pPr>
      <w:r w:rsidRPr="002C3B95">
        <w:rPr>
          <w:rFonts w:ascii="Times New Roman" w:hAnsi="Times New Roman" w:cs="Times New Roman"/>
          <w:b/>
          <w:bCs/>
          <w:sz w:val="24"/>
          <w:szCs w:val="24"/>
        </w:rPr>
        <w:t>CAM and CAD system</w:t>
      </w:r>
    </w:p>
    <w:p w14:paraId="4D0DCA8D" w14:textId="77777777" w:rsidR="00250A2F" w:rsidRPr="002C3B95" w:rsidRDefault="00250A2F" w:rsidP="00250A2F">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The CAM system that was created achieves three goals, to read STL files from Creo Parametric 4.0., Extract 3D point clouds of target shapes, and create a tool path in G-code. The code achieves this by using pythons’ libraries as seen in figure X to create a point cloud from the STL file, converts the clouds into layers by Z-height then connects the points in each layer by the minimum Euclidean distance. Finally, it takes the coordinates and adds the proper syntax to be used by the CNC machines.</w:t>
      </w:r>
    </w:p>
    <w:p w14:paraId="252058CB" w14:textId="77777777" w:rsidR="00250A2F" w:rsidRPr="002C3B95" w:rsidRDefault="00250A2F" w:rsidP="00250A2F">
      <w:pPr>
        <w:spacing w:after="160"/>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The Shape that was created in Creo was a truncated cone with varying dimensions. The radius of the shape ranges from 20, 30, and 40 mm, and similarly the wall angle 30°, 40°, and 50°, and the pitch or the resolution of the STL was 1. The dimensions were selected to match the working area and limitations of the experimental setup. The shape was chosen because it is a good shape for a proof of concept, especially for plastic deformation layering.</w:t>
      </w:r>
    </w:p>
    <w:p w14:paraId="64FB27DB" w14:textId="77777777" w:rsidR="00250A2F" w:rsidRPr="002C3B95" w:rsidRDefault="00250A2F" w:rsidP="00250A2F">
      <w:pPr>
        <w:rPr>
          <w:rFonts w:ascii="Times New Roman" w:hAnsi="Times New Roman" w:cs="Times New Roman"/>
          <w:sz w:val="22"/>
          <w:szCs w:val="24"/>
          <w:lang w:val="en-US"/>
        </w:rPr>
      </w:pPr>
      <w:r w:rsidRPr="002C3B95">
        <w:rPr>
          <w:rFonts w:ascii="Times New Roman" w:hAnsi="Times New Roman" w:cs="Times New Roman"/>
          <w:sz w:val="22"/>
          <w:szCs w:val="24"/>
          <w:lang w:val="en-US"/>
        </w:rPr>
        <w:br w:type="page"/>
      </w:r>
    </w:p>
    <w:p w14:paraId="1234DAAC" w14:textId="77777777" w:rsidR="00250A2F" w:rsidRPr="008F54DA" w:rsidRDefault="00250A2F" w:rsidP="00250A2F">
      <w:pPr>
        <w:rPr>
          <w:rFonts w:ascii="Times New Roman" w:hAnsi="Times New Roman" w:cs="Times New Roman"/>
          <w:szCs w:val="21"/>
          <w:lang w:val="en-US"/>
        </w:rPr>
      </w:pPr>
      <w:commentRangeStart w:id="17"/>
      <w:commentRangeEnd w:id="17"/>
      <w:r>
        <w:rPr>
          <w:rStyle w:val="CommentReference"/>
        </w:rPr>
        <w:lastRenderedPageBreak/>
        <w:commentReference w:id="17"/>
      </w:r>
      <w:proofErr w:type="gramStart"/>
      <w:r w:rsidRPr="008F54DA">
        <w:rPr>
          <w:rFonts w:ascii="Times New Roman" w:hAnsi="Times New Roman" w:cs="Times New Roman"/>
          <w:szCs w:val="21"/>
          <w:lang w:val="en-US"/>
        </w:rPr>
        <w:t>import</w:t>
      </w:r>
      <w:proofErr w:type="gramEnd"/>
      <w:r w:rsidRPr="008F54DA">
        <w:rPr>
          <w:rFonts w:ascii="Times New Roman" w:hAnsi="Times New Roman" w:cs="Times New Roman"/>
          <w:szCs w:val="21"/>
          <w:lang w:val="en-US"/>
        </w:rPr>
        <w:t xml:space="preserve"> </w:t>
      </w:r>
      <w:proofErr w:type="spellStart"/>
      <w:r w:rsidRPr="008F54DA">
        <w:rPr>
          <w:rFonts w:ascii="Times New Roman" w:hAnsi="Times New Roman" w:cs="Times New Roman"/>
          <w:szCs w:val="21"/>
          <w:lang w:val="en-US"/>
        </w:rPr>
        <w:t>pyvista</w:t>
      </w:r>
      <w:proofErr w:type="spellEnd"/>
      <w:r w:rsidRPr="008F54DA">
        <w:rPr>
          <w:rFonts w:ascii="Times New Roman" w:hAnsi="Times New Roman" w:cs="Times New Roman"/>
          <w:szCs w:val="21"/>
          <w:lang w:val="en-US"/>
        </w:rPr>
        <w:t xml:space="preserve"> as </w:t>
      </w:r>
      <w:proofErr w:type="spellStart"/>
      <w:r w:rsidRPr="008F54DA">
        <w:rPr>
          <w:rFonts w:ascii="Times New Roman" w:hAnsi="Times New Roman" w:cs="Times New Roman"/>
          <w:szCs w:val="21"/>
          <w:lang w:val="en-US"/>
        </w:rPr>
        <w:t>pv</w:t>
      </w:r>
      <w:proofErr w:type="spellEnd"/>
    </w:p>
    <w:p w14:paraId="10B5B15C"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import csv </w:t>
      </w:r>
    </w:p>
    <w:p w14:paraId="2561C4BB"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import pandas as pd </w:t>
      </w:r>
    </w:p>
    <w:p w14:paraId="32C4F727" w14:textId="77777777" w:rsidR="00250A2F" w:rsidRPr="008F54DA" w:rsidRDefault="00250A2F" w:rsidP="00250A2F">
      <w:pPr>
        <w:rPr>
          <w:rFonts w:ascii="Times New Roman" w:hAnsi="Times New Roman" w:cs="Times New Roman"/>
          <w:szCs w:val="21"/>
          <w:lang w:val="en-US"/>
        </w:rPr>
      </w:pPr>
      <w:proofErr w:type="gramStart"/>
      <w:r w:rsidRPr="008F54DA">
        <w:rPr>
          <w:rFonts w:ascii="Times New Roman" w:hAnsi="Times New Roman" w:cs="Times New Roman"/>
          <w:szCs w:val="21"/>
          <w:lang w:val="en-US"/>
        </w:rPr>
        <w:t>import</w:t>
      </w:r>
      <w:proofErr w:type="gramEnd"/>
      <w:r w:rsidRPr="008F54DA">
        <w:rPr>
          <w:rFonts w:ascii="Times New Roman" w:hAnsi="Times New Roman" w:cs="Times New Roman"/>
          <w:szCs w:val="21"/>
          <w:lang w:val="en-US"/>
        </w:rPr>
        <w:t xml:space="preserve"> </w:t>
      </w:r>
      <w:proofErr w:type="spellStart"/>
      <w:r w:rsidRPr="008F54DA">
        <w:rPr>
          <w:rFonts w:ascii="Times New Roman" w:hAnsi="Times New Roman" w:cs="Times New Roman"/>
          <w:szCs w:val="21"/>
          <w:lang w:val="en-US"/>
        </w:rPr>
        <w:t>numpy</w:t>
      </w:r>
      <w:proofErr w:type="spellEnd"/>
      <w:r w:rsidRPr="008F54DA">
        <w:rPr>
          <w:rFonts w:ascii="Times New Roman" w:hAnsi="Times New Roman" w:cs="Times New Roman"/>
          <w:szCs w:val="21"/>
          <w:lang w:val="en-US"/>
        </w:rPr>
        <w:t xml:space="preserve"> as np</w:t>
      </w:r>
    </w:p>
    <w:p w14:paraId="494A5601" w14:textId="77777777" w:rsidR="00250A2F" w:rsidRPr="008F54DA" w:rsidRDefault="00250A2F" w:rsidP="00250A2F">
      <w:pPr>
        <w:rPr>
          <w:rFonts w:ascii="Times New Roman" w:hAnsi="Times New Roman" w:cs="Times New Roman"/>
          <w:szCs w:val="21"/>
          <w:lang w:val="en-US"/>
        </w:rPr>
      </w:pPr>
    </w:p>
    <w:p w14:paraId="43D23F1A"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mesh = </w:t>
      </w:r>
      <w:proofErr w:type="spellStart"/>
      <w:proofErr w:type="gramStart"/>
      <w:r w:rsidRPr="008F54DA">
        <w:rPr>
          <w:rFonts w:ascii="Times New Roman" w:hAnsi="Times New Roman" w:cs="Times New Roman"/>
          <w:szCs w:val="21"/>
          <w:lang w:val="en-US"/>
        </w:rPr>
        <w:t>pv.read</w:t>
      </w:r>
      <w:proofErr w:type="spellEnd"/>
      <w:proofErr w:type="gramEnd"/>
      <w:r w:rsidRPr="008F54DA">
        <w:rPr>
          <w:rFonts w:ascii="Times New Roman" w:hAnsi="Times New Roman" w:cs="Times New Roman"/>
          <w:szCs w:val="21"/>
          <w:lang w:val="en-US"/>
        </w:rPr>
        <w:t>('test_piece_3.stl</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Load the STL file and name </w:t>
      </w:r>
      <w:proofErr w:type="gramStart"/>
      <w:r w:rsidRPr="008F54DA">
        <w:rPr>
          <w:rFonts w:ascii="Times New Roman" w:hAnsi="Times New Roman" w:cs="Times New Roman"/>
          <w:szCs w:val="21"/>
          <w:lang w:val="en-US"/>
        </w:rPr>
        <w:t>it</w:t>
      </w:r>
      <w:proofErr w:type="gramEnd"/>
      <w:r w:rsidRPr="008F54DA">
        <w:rPr>
          <w:rFonts w:ascii="Times New Roman" w:hAnsi="Times New Roman" w:cs="Times New Roman"/>
          <w:szCs w:val="21"/>
          <w:lang w:val="en-US"/>
        </w:rPr>
        <w:t xml:space="preserve"> "mesh"</w:t>
      </w:r>
    </w:p>
    <w:p w14:paraId="73CBA102"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points = </w:t>
      </w:r>
      <w:proofErr w:type="spellStart"/>
      <w:proofErr w:type="gramStart"/>
      <w:r w:rsidRPr="008F54DA">
        <w:rPr>
          <w:rFonts w:ascii="Times New Roman" w:hAnsi="Times New Roman" w:cs="Times New Roman"/>
          <w:szCs w:val="21"/>
          <w:lang w:val="en-US"/>
        </w:rPr>
        <w:t>mesh.points</w:t>
      </w:r>
      <w:proofErr w:type="spellEnd"/>
      <w:proofErr w:type="gramEnd"/>
      <w:r w:rsidRPr="008F54DA">
        <w:rPr>
          <w:rFonts w:ascii="Times New Roman" w:hAnsi="Times New Roman" w:cs="Times New Roman"/>
          <w:szCs w:val="21"/>
          <w:lang w:val="en-US"/>
        </w:rPr>
        <w:t xml:space="preserve">  # Get the point cloud from "mesh"</w:t>
      </w:r>
    </w:p>
    <w:p w14:paraId="65ECBE63"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with </w:t>
      </w:r>
      <w:proofErr w:type="gramStart"/>
      <w:r w:rsidRPr="008F54DA">
        <w:rPr>
          <w:rFonts w:ascii="Times New Roman" w:hAnsi="Times New Roman" w:cs="Times New Roman"/>
          <w:szCs w:val="21"/>
          <w:lang w:val="en-US"/>
        </w:rPr>
        <w:t>open(</w:t>
      </w:r>
      <w:proofErr w:type="gramEnd"/>
      <w:r w:rsidRPr="008F54DA">
        <w:rPr>
          <w:rFonts w:ascii="Times New Roman" w:hAnsi="Times New Roman" w:cs="Times New Roman"/>
          <w:szCs w:val="21"/>
          <w:lang w:val="en-US"/>
        </w:rPr>
        <w:t xml:space="preserve">'dots.csv', 'w') as </w:t>
      </w:r>
      <w:proofErr w:type="gramStart"/>
      <w:r w:rsidRPr="008F54DA">
        <w:rPr>
          <w:rFonts w:ascii="Times New Roman" w:hAnsi="Times New Roman" w:cs="Times New Roman"/>
          <w:szCs w:val="21"/>
          <w:lang w:val="en-US"/>
        </w:rPr>
        <w:t>f:  #</w:t>
      </w:r>
      <w:proofErr w:type="gramEnd"/>
      <w:r w:rsidRPr="008F54DA">
        <w:rPr>
          <w:rFonts w:ascii="Times New Roman" w:hAnsi="Times New Roman" w:cs="Times New Roman"/>
          <w:szCs w:val="21"/>
          <w:lang w:val="en-US"/>
        </w:rPr>
        <w:t xml:space="preserve"> Create a new CSV file</w:t>
      </w:r>
    </w:p>
    <w:p w14:paraId="4650D520"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    writer = </w:t>
      </w:r>
      <w:proofErr w:type="spellStart"/>
      <w:proofErr w:type="gramStart"/>
      <w:r w:rsidRPr="008F54DA">
        <w:rPr>
          <w:rFonts w:ascii="Times New Roman" w:hAnsi="Times New Roman" w:cs="Times New Roman"/>
          <w:szCs w:val="21"/>
          <w:lang w:val="en-US"/>
        </w:rPr>
        <w:t>csv.writer</w:t>
      </w:r>
      <w:proofErr w:type="spellEnd"/>
      <w:proofErr w:type="gramEnd"/>
      <w:r w:rsidRPr="008F54DA">
        <w:rPr>
          <w:rFonts w:ascii="Times New Roman" w:hAnsi="Times New Roman" w:cs="Times New Roman"/>
          <w:szCs w:val="21"/>
          <w:lang w:val="en-US"/>
        </w:rPr>
        <w:t>(</w:t>
      </w:r>
      <w:proofErr w:type="gramStart"/>
      <w:r w:rsidRPr="008F54DA">
        <w:rPr>
          <w:rFonts w:ascii="Times New Roman" w:hAnsi="Times New Roman" w:cs="Times New Roman"/>
          <w:szCs w:val="21"/>
          <w:lang w:val="en-US"/>
        </w:rPr>
        <w:t>f)  #</w:t>
      </w:r>
      <w:proofErr w:type="gramEnd"/>
      <w:r w:rsidRPr="008F54DA">
        <w:rPr>
          <w:rFonts w:ascii="Times New Roman" w:hAnsi="Times New Roman" w:cs="Times New Roman"/>
          <w:szCs w:val="21"/>
          <w:lang w:val="en-US"/>
        </w:rPr>
        <w:t xml:space="preserve"> Set to write mode</w:t>
      </w:r>
    </w:p>
    <w:p w14:paraId="260CFB74"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    </w:t>
      </w:r>
      <w:proofErr w:type="spellStart"/>
      <w:proofErr w:type="gramStart"/>
      <w:r w:rsidRPr="008F54DA">
        <w:rPr>
          <w:rFonts w:ascii="Times New Roman" w:hAnsi="Times New Roman" w:cs="Times New Roman"/>
          <w:szCs w:val="21"/>
          <w:lang w:val="en-US"/>
        </w:rPr>
        <w:t>writer.writerows</w:t>
      </w:r>
      <w:proofErr w:type="spellEnd"/>
      <w:proofErr w:type="gramEnd"/>
      <w:r w:rsidRPr="008F54DA">
        <w:rPr>
          <w:rFonts w:ascii="Times New Roman" w:hAnsi="Times New Roman" w:cs="Times New Roman"/>
          <w:szCs w:val="21"/>
          <w:lang w:val="en-US"/>
        </w:rPr>
        <w:t>(</w:t>
      </w:r>
      <w:proofErr w:type="gramStart"/>
      <w:r w:rsidRPr="008F54DA">
        <w:rPr>
          <w:rFonts w:ascii="Times New Roman" w:hAnsi="Times New Roman" w:cs="Times New Roman"/>
          <w:szCs w:val="21"/>
          <w:lang w:val="en-US"/>
        </w:rPr>
        <w:t>points)  #</w:t>
      </w:r>
      <w:proofErr w:type="gramEnd"/>
      <w:r w:rsidRPr="008F54DA">
        <w:rPr>
          <w:rFonts w:ascii="Times New Roman" w:hAnsi="Times New Roman" w:cs="Times New Roman"/>
          <w:szCs w:val="21"/>
          <w:lang w:val="en-US"/>
        </w:rPr>
        <w:t xml:space="preserve"> Write the point cloud</w:t>
      </w:r>
    </w:p>
    <w:p w14:paraId="5B1747E9" w14:textId="77777777" w:rsidR="00250A2F" w:rsidRPr="008F54DA" w:rsidRDefault="00250A2F" w:rsidP="00250A2F">
      <w:pPr>
        <w:rPr>
          <w:rFonts w:ascii="Times New Roman" w:hAnsi="Times New Roman" w:cs="Times New Roman"/>
          <w:szCs w:val="21"/>
          <w:lang w:val="en-US"/>
        </w:rPr>
      </w:pPr>
    </w:p>
    <w:p w14:paraId="272EAD62"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 xml:space="preserve"> = </w:t>
      </w:r>
      <w:proofErr w:type="spellStart"/>
      <w:proofErr w:type="gramStart"/>
      <w:r w:rsidRPr="008F54DA">
        <w:rPr>
          <w:rFonts w:ascii="Times New Roman" w:hAnsi="Times New Roman" w:cs="Times New Roman"/>
          <w:szCs w:val="21"/>
          <w:lang w:val="en-US"/>
        </w:rPr>
        <w:t>pd.read</w:t>
      </w:r>
      <w:proofErr w:type="gramEnd"/>
      <w:r w:rsidRPr="008F54DA">
        <w:rPr>
          <w:rFonts w:ascii="Times New Roman" w:hAnsi="Times New Roman" w:cs="Times New Roman"/>
          <w:szCs w:val="21"/>
          <w:lang w:val="en-US"/>
        </w:rPr>
        <w:t>_csv</w:t>
      </w:r>
      <w:proofErr w:type="spellEnd"/>
      <w:r w:rsidRPr="008F54DA">
        <w:rPr>
          <w:rFonts w:ascii="Times New Roman" w:hAnsi="Times New Roman" w:cs="Times New Roman"/>
          <w:szCs w:val="21"/>
          <w:lang w:val="en-US"/>
        </w:rPr>
        <w:t>('dots.csv</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Open the CSV file with pandas</w:t>
      </w:r>
    </w:p>
    <w:p w14:paraId="44BE461E"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 xml:space="preserve"> = </w:t>
      </w:r>
      <w:proofErr w:type="spellStart"/>
      <w:proofErr w:type="gramStart"/>
      <w:r w:rsidRPr="008F54DA">
        <w:rPr>
          <w:rFonts w:ascii="Times New Roman" w:hAnsi="Times New Roman" w:cs="Times New Roman"/>
          <w:szCs w:val="21"/>
          <w:lang w:val="en-US"/>
        </w:rPr>
        <w:t>df.dropna</w:t>
      </w:r>
      <w:proofErr w:type="spellEnd"/>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Remove blank rows</w:t>
      </w:r>
    </w:p>
    <w:p w14:paraId="5294CB9B"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 xml:space="preserve"> = </w:t>
      </w:r>
      <w:proofErr w:type="spellStart"/>
      <w:r w:rsidRPr="008F54DA">
        <w:rPr>
          <w:rFonts w:ascii="Times New Roman" w:hAnsi="Times New Roman" w:cs="Times New Roman"/>
          <w:szCs w:val="21"/>
          <w:lang w:val="en-US"/>
        </w:rPr>
        <w:t>df.set_</w:t>
      </w:r>
      <w:proofErr w:type="gramStart"/>
      <w:r w:rsidRPr="008F54DA">
        <w:rPr>
          <w:rFonts w:ascii="Times New Roman" w:hAnsi="Times New Roman" w:cs="Times New Roman"/>
          <w:szCs w:val="21"/>
          <w:lang w:val="en-US"/>
        </w:rPr>
        <w:t>axis</w:t>
      </w:r>
      <w:proofErr w:type="spellEnd"/>
      <w:r w:rsidRPr="008F54DA">
        <w:rPr>
          <w:rFonts w:ascii="Times New Roman" w:hAnsi="Times New Roman" w:cs="Times New Roman"/>
          <w:szCs w:val="21"/>
          <w:lang w:val="en-US"/>
        </w:rPr>
        <w:t>(</w:t>
      </w:r>
      <w:proofErr w:type="gramEnd"/>
      <w:r w:rsidRPr="008F54DA">
        <w:rPr>
          <w:rFonts w:ascii="Times New Roman" w:hAnsi="Times New Roman" w:cs="Times New Roman"/>
          <w:szCs w:val="21"/>
          <w:lang w:val="en-US"/>
        </w:rPr>
        <w:t>['x', 'y', 'z'], axis='columns</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Label columns as x, y, z (with space for row numbers)</w:t>
      </w:r>
    </w:p>
    <w:p w14:paraId="3153E9ED"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maxi = </w:t>
      </w: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['z'].</w:t>
      </w:r>
      <w:proofErr w:type="gramStart"/>
      <w:r w:rsidRPr="008F54DA">
        <w:rPr>
          <w:rFonts w:ascii="Times New Roman" w:hAnsi="Times New Roman" w:cs="Times New Roman"/>
          <w:szCs w:val="21"/>
          <w:lang w:val="en-US"/>
        </w:rPr>
        <w:t>max(</w:t>
      </w:r>
      <w:proofErr w:type="gramEnd"/>
      <w:r w:rsidRPr="008F54DA">
        <w:rPr>
          <w:rFonts w:ascii="Times New Roman" w:hAnsi="Times New Roman" w:cs="Times New Roman"/>
          <w:szCs w:val="21"/>
          <w:lang w:val="en-US"/>
        </w:rPr>
        <w:t xml:space="preserve">) </w:t>
      </w:r>
    </w:p>
    <w:p w14:paraId="7B420328" w14:textId="77777777" w:rsidR="00250A2F" w:rsidRPr="008F54DA"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 xml:space="preserve">mini = </w:t>
      </w: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['z'</w:t>
      </w:r>
      <w:proofErr w:type="gramStart"/>
      <w:r w:rsidRPr="008F54DA">
        <w:rPr>
          <w:rFonts w:ascii="Times New Roman" w:hAnsi="Times New Roman" w:cs="Times New Roman"/>
          <w:szCs w:val="21"/>
          <w:lang w:val="en-US"/>
        </w:rPr>
        <w:t>].min</w:t>
      </w:r>
      <w:proofErr w:type="gramEnd"/>
      <w:r w:rsidRPr="008F54DA">
        <w:rPr>
          <w:rFonts w:ascii="Times New Roman" w:hAnsi="Times New Roman" w:cs="Times New Roman"/>
          <w:szCs w:val="21"/>
          <w:lang w:val="en-US"/>
        </w:rPr>
        <w:t xml:space="preserve">() </w:t>
      </w:r>
    </w:p>
    <w:p w14:paraId="2E802279"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 xml:space="preserve"> = </w:t>
      </w: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w:t>
      </w: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['z'] &gt; mini + 0.01</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Remove the bottom plane</w:t>
      </w:r>
    </w:p>
    <w:p w14:paraId="04B74910"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df.to_csv</w:t>
      </w:r>
      <w:proofErr w:type="spellEnd"/>
      <w:r w:rsidRPr="008F54DA">
        <w:rPr>
          <w:rFonts w:ascii="Times New Roman" w:hAnsi="Times New Roman" w:cs="Times New Roman"/>
          <w:szCs w:val="21"/>
          <w:lang w:val="en-US"/>
        </w:rPr>
        <w:t>('dots.csv</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Overwrite the CSV file</w:t>
      </w:r>
    </w:p>
    <w:p w14:paraId="067A9AC5"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df</w:t>
      </w:r>
      <w:proofErr w:type="spellEnd"/>
      <w:r w:rsidRPr="008F54DA">
        <w:rPr>
          <w:rFonts w:ascii="Times New Roman" w:hAnsi="Times New Roman" w:cs="Times New Roman"/>
          <w:szCs w:val="21"/>
          <w:lang w:val="en-US"/>
        </w:rPr>
        <w:t xml:space="preserve"> = </w:t>
      </w:r>
      <w:proofErr w:type="spellStart"/>
      <w:proofErr w:type="gramStart"/>
      <w:r w:rsidRPr="008F54DA">
        <w:rPr>
          <w:rFonts w:ascii="Times New Roman" w:hAnsi="Times New Roman" w:cs="Times New Roman"/>
          <w:szCs w:val="21"/>
          <w:lang w:val="en-US"/>
        </w:rPr>
        <w:t>pd.read</w:t>
      </w:r>
      <w:proofErr w:type="gramEnd"/>
      <w:r w:rsidRPr="008F54DA">
        <w:rPr>
          <w:rFonts w:ascii="Times New Roman" w:hAnsi="Times New Roman" w:cs="Times New Roman"/>
          <w:szCs w:val="21"/>
          <w:lang w:val="en-US"/>
        </w:rPr>
        <w:t>_csv</w:t>
      </w:r>
      <w:proofErr w:type="spellEnd"/>
      <w:r w:rsidRPr="008F54DA">
        <w:rPr>
          <w:rFonts w:ascii="Times New Roman" w:hAnsi="Times New Roman" w:cs="Times New Roman"/>
          <w:szCs w:val="21"/>
          <w:lang w:val="en-US"/>
        </w:rPr>
        <w:t>('dots.csv</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Re-open the CSV file with pandas</w:t>
      </w:r>
    </w:p>
    <w:p w14:paraId="289034A2" w14:textId="77777777" w:rsidR="00250A2F" w:rsidRPr="008F54DA" w:rsidRDefault="00250A2F" w:rsidP="00250A2F">
      <w:pPr>
        <w:rPr>
          <w:rFonts w:ascii="Times New Roman" w:hAnsi="Times New Roman" w:cs="Times New Roman"/>
          <w:szCs w:val="21"/>
          <w:lang w:val="en-US"/>
        </w:rPr>
      </w:pPr>
      <w:proofErr w:type="spellStart"/>
      <w:r w:rsidRPr="008F54DA">
        <w:rPr>
          <w:rFonts w:ascii="Times New Roman" w:hAnsi="Times New Roman" w:cs="Times New Roman"/>
          <w:szCs w:val="21"/>
          <w:lang w:val="en-US"/>
        </w:rPr>
        <w:t>ll</w:t>
      </w:r>
      <w:proofErr w:type="spellEnd"/>
      <w:r w:rsidRPr="008F54DA">
        <w:rPr>
          <w:rFonts w:ascii="Times New Roman" w:hAnsi="Times New Roman" w:cs="Times New Roman"/>
          <w:szCs w:val="21"/>
          <w:lang w:val="en-US"/>
        </w:rPr>
        <w:t xml:space="preserve"> = [0, 0, 0</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Specify that this is a 3-dimensional numeric array</w:t>
      </w:r>
    </w:p>
    <w:p w14:paraId="3F40061D" w14:textId="77777777" w:rsidR="00250A2F" w:rsidRDefault="00250A2F" w:rsidP="00250A2F">
      <w:pPr>
        <w:rPr>
          <w:rFonts w:ascii="Times New Roman" w:hAnsi="Times New Roman" w:cs="Times New Roman"/>
          <w:szCs w:val="21"/>
          <w:lang w:val="en-US"/>
        </w:rPr>
      </w:pPr>
      <w:r w:rsidRPr="008F54DA">
        <w:rPr>
          <w:rFonts w:ascii="Times New Roman" w:hAnsi="Times New Roman" w:cs="Times New Roman"/>
          <w:szCs w:val="21"/>
          <w:lang w:val="en-US"/>
        </w:rPr>
        <w:t>pp = [0, 0, 200</w:t>
      </w:r>
      <w:proofErr w:type="gramStart"/>
      <w:r w:rsidRPr="008F54DA">
        <w:rPr>
          <w:rFonts w:ascii="Times New Roman" w:hAnsi="Times New Roman" w:cs="Times New Roman"/>
          <w:szCs w:val="21"/>
          <w:lang w:val="en-US"/>
        </w:rPr>
        <w:t>]  #</w:t>
      </w:r>
      <w:proofErr w:type="gramEnd"/>
      <w:r w:rsidRPr="008F54DA">
        <w:rPr>
          <w:rFonts w:ascii="Times New Roman" w:hAnsi="Times New Roman" w:cs="Times New Roman"/>
          <w:szCs w:val="21"/>
          <w:lang w:val="en-US"/>
        </w:rPr>
        <w:t xml:space="preserve"> Set a hypothetical initial tool position</w:t>
      </w:r>
    </w:p>
    <w:p w14:paraId="16376985" w14:textId="77777777" w:rsidR="00250A2F" w:rsidRDefault="00250A2F" w:rsidP="00250A2F">
      <w:pPr>
        <w:rPr>
          <w:rFonts w:ascii="Times New Roman" w:hAnsi="Times New Roman" w:cs="Times New Roman"/>
          <w:szCs w:val="21"/>
          <w:lang w:val="en-US"/>
        </w:rPr>
      </w:pPr>
    </w:p>
    <w:p w14:paraId="66D7C4C4" w14:textId="77777777" w:rsidR="00250A2F" w:rsidRPr="0049326B" w:rsidRDefault="00250A2F" w:rsidP="00250A2F">
      <w:pPr>
        <w:jc w:val="center"/>
        <w:rPr>
          <w:rFonts w:ascii="Times New Roman" w:hAnsi="Times New Roman" w:cs="Times New Roman"/>
          <w:szCs w:val="21"/>
          <w:lang w:val="en-US"/>
        </w:rPr>
      </w:pPr>
      <w:r w:rsidRPr="0049326B">
        <w:rPr>
          <w:rFonts w:ascii="Times New Roman" w:hAnsi="Times New Roman" w:cs="Times New Roman"/>
          <w:szCs w:val="21"/>
          <w:lang w:val="en-US"/>
        </w:rPr>
        <w:t>Figure 2.1: Initial setup</w:t>
      </w:r>
    </w:p>
    <w:p w14:paraId="7EA48EE8" w14:textId="77777777" w:rsidR="00250A2F" w:rsidRDefault="00250A2F" w:rsidP="00250A2F">
      <w:pPr>
        <w:rPr>
          <w:rFonts w:ascii="Times New Roman" w:hAnsi="Times New Roman" w:cs="Times New Roman"/>
          <w:sz w:val="22"/>
          <w:szCs w:val="24"/>
          <w:lang w:val="en-US"/>
        </w:rPr>
      </w:pPr>
    </w:p>
    <w:p w14:paraId="0A0B5637" w14:textId="77777777" w:rsidR="00250A2F" w:rsidRPr="002C3B95" w:rsidRDefault="00250A2F" w:rsidP="00250A2F">
      <w:pPr>
        <w:rPr>
          <w:rFonts w:ascii="Times New Roman" w:hAnsi="Times New Roman" w:cs="Times New Roman"/>
          <w:sz w:val="22"/>
          <w:szCs w:val="24"/>
          <w:lang w:val="en-US"/>
        </w:rPr>
      </w:pPr>
    </w:p>
    <w:p w14:paraId="6FF7403D"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while </w:t>
      </w:r>
      <w:proofErr w:type="spellStart"/>
      <w:r w:rsidRPr="00DC19A7">
        <w:rPr>
          <w:rFonts w:ascii="Times New Roman" w:hAnsi="Times New Roman" w:cs="Times New Roman"/>
          <w:sz w:val="22"/>
          <w:szCs w:val="24"/>
          <w:lang w:val="en-US"/>
        </w:rPr>
        <w:t>len</w:t>
      </w:r>
      <w:proofErr w:type="spell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 &gt; 0:</w:t>
      </w:r>
    </w:p>
    <w:p w14:paraId="7B685034"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s = </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['z'].</w:t>
      </w:r>
      <w:proofErr w:type="gramStart"/>
      <w:r w:rsidRPr="00DC19A7">
        <w:rPr>
          <w:rFonts w:ascii="Times New Roman" w:hAnsi="Times New Roman" w:cs="Times New Roman"/>
          <w:sz w:val="22"/>
          <w:szCs w:val="24"/>
          <w:lang w:val="en-US"/>
        </w:rPr>
        <w:t>max()  #</w:t>
      </w:r>
      <w:proofErr w:type="gramEnd"/>
      <w:r w:rsidRPr="00DC19A7">
        <w:rPr>
          <w:rFonts w:ascii="Times New Roman" w:hAnsi="Times New Roman" w:cs="Times New Roman"/>
          <w:sz w:val="22"/>
          <w:szCs w:val="24"/>
          <w:lang w:val="en-US"/>
        </w:rPr>
        <w:t xml:space="preserve"> Find the maximum value along the z-axis</w:t>
      </w:r>
    </w:p>
    <w:p w14:paraId="6BD9D865"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df_z</w:t>
      </w:r>
      <w:proofErr w:type="spellEnd"/>
      <w:r w:rsidRPr="00DC19A7">
        <w:rPr>
          <w:rFonts w:ascii="Times New Roman" w:hAnsi="Times New Roman" w:cs="Times New Roman"/>
          <w:sz w:val="22"/>
          <w:szCs w:val="24"/>
          <w:lang w:val="en-US"/>
        </w:rPr>
        <w:t xml:space="preserve"> = </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['z'] == s]</w:t>
      </w:r>
    </w:p>
    <w:p w14:paraId="1F4F7E20"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df_z.to_csv</w:t>
      </w:r>
      <w:proofErr w:type="spellEnd"/>
      <w:r w:rsidRPr="00DC19A7">
        <w:rPr>
          <w:rFonts w:ascii="Times New Roman" w:hAnsi="Times New Roman" w:cs="Times New Roman"/>
          <w:sz w:val="22"/>
          <w:szCs w:val="24"/>
          <w:lang w:val="en-US"/>
        </w:rPr>
        <w:t>('layer.csv')</w:t>
      </w:r>
    </w:p>
    <w:p w14:paraId="47A64699"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df_z</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pd.read</w:t>
      </w:r>
      <w:proofErr w:type="gramEnd"/>
      <w:r w:rsidRPr="00DC19A7">
        <w:rPr>
          <w:rFonts w:ascii="Times New Roman" w:hAnsi="Times New Roman" w:cs="Times New Roman"/>
          <w:sz w:val="22"/>
          <w:szCs w:val="24"/>
          <w:lang w:val="en-US"/>
        </w:rPr>
        <w:t>_csv</w:t>
      </w:r>
      <w:proofErr w:type="spellEnd"/>
      <w:r w:rsidRPr="00DC19A7">
        <w:rPr>
          <w:rFonts w:ascii="Times New Roman" w:hAnsi="Times New Roman" w:cs="Times New Roman"/>
          <w:sz w:val="22"/>
          <w:szCs w:val="24"/>
          <w:lang w:val="en-US"/>
        </w:rPr>
        <w:t>('layer.csv')</w:t>
      </w:r>
    </w:p>
    <w:p w14:paraId="50EF4588"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df_z</w:t>
      </w:r>
      <w:proofErr w:type="spellEnd"/>
      <w:r w:rsidRPr="00DC19A7">
        <w:rPr>
          <w:rFonts w:ascii="Times New Roman" w:hAnsi="Times New Roman" w:cs="Times New Roman"/>
          <w:sz w:val="22"/>
          <w:szCs w:val="24"/>
          <w:lang w:val="en-US"/>
        </w:rPr>
        <w:t xml:space="preserve"> = </w:t>
      </w:r>
      <w:proofErr w:type="spellStart"/>
      <w:r w:rsidRPr="00DC19A7">
        <w:rPr>
          <w:rFonts w:ascii="Times New Roman" w:hAnsi="Times New Roman" w:cs="Times New Roman"/>
          <w:sz w:val="22"/>
          <w:szCs w:val="24"/>
          <w:lang w:val="en-US"/>
        </w:rPr>
        <w:t>df_</w:t>
      </w:r>
      <w:proofErr w:type="gramStart"/>
      <w:r w:rsidRPr="00DC19A7">
        <w:rPr>
          <w:rFonts w:ascii="Times New Roman" w:hAnsi="Times New Roman" w:cs="Times New Roman"/>
          <w:sz w:val="22"/>
          <w:szCs w:val="24"/>
          <w:lang w:val="en-US"/>
        </w:rPr>
        <w:t>z.drop</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df_</w:t>
      </w:r>
      <w:proofErr w:type="gramStart"/>
      <w:r w:rsidRPr="00DC19A7">
        <w:rPr>
          <w:rFonts w:ascii="Times New Roman" w:hAnsi="Times New Roman" w:cs="Times New Roman"/>
          <w:sz w:val="22"/>
          <w:szCs w:val="24"/>
          <w:lang w:val="en-US"/>
        </w:rPr>
        <w:t>z.columns</w:t>
      </w:r>
      <w:proofErr w:type="spellEnd"/>
      <w:proofErr w:type="gramEnd"/>
      <w:r w:rsidRPr="00DC19A7">
        <w:rPr>
          <w:rFonts w:ascii="Times New Roman" w:hAnsi="Times New Roman" w:cs="Times New Roman"/>
          <w:sz w:val="22"/>
          <w:szCs w:val="24"/>
          <w:lang w:val="en-US"/>
        </w:rPr>
        <w:t>[[0, 1]], axis=1)</w:t>
      </w:r>
    </w:p>
    <w:p w14:paraId="064B461B"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df_z.to_csv</w:t>
      </w:r>
      <w:proofErr w:type="spellEnd"/>
      <w:r w:rsidRPr="00DC19A7">
        <w:rPr>
          <w:rFonts w:ascii="Times New Roman" w:hAnsi="Times New Roman" w:cs="Times New Roman"/>
          <w:sz w:val="22"/>
          <w:szCs w:val="24"/>
          <w:lang w:val="en-US"/>
        </w:rPr>
        <w:t>('layer.csv')</w:t>
      </w:r>
    </w:p>
    <w:p w14:paraId="10CD292B"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p = </w:t>
      </w:r>
      <w:proofErr w:type="spellStart"/>
      <w:r w:rsidRPr="00DC19A7">
        <w:rPr>
          <w:rFonts w:ascii="Times New Roman" w:hAnsi="Times New Roman" w:cs="Times New Roman"/>
          <w:sz w:val="22"/>
          <w:szCs w:val="24"/>
          <w:lang w:val="en-US"/>
        </w:rPr>
        <w:t>df_z</w:t>
      </w:r>
      <w:proofErr w:type="spellEnd"/>
      <w:r w:rsidRPr="00DC19A7">
        <w:rPr>
          <w:rFonts w:ascii="Times New Roman" w:hAnsi="Times New Roman" w:cs="Times New Roman"/>
          <w:sz w:val="22"/>
          <w:szCs w:val="24"/>
          <w:lang w:val="en-US"/>
        </w:rPr>
        <w:t>['z'</w:t>
      </w:r>
      <w:proofErr w:type="gramStart"/>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idxmax</w:t>
      </w:r>
      <w:proofErr w:type="spellEnd"/>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Maximum value on the z-axis, starting from this point for processing</w:t>
      </w:r>
    </w:p>
    <w:p w14:paraId="29B1024E"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l = </w:t>
      </w:r>
      <w:proofErr w:type="spellStart"/>
      <w:proofErr w:type="gramStart"/>
      <w:r w:rsidRPr="00DC19A7">
        <w:rPr>
          <w:rFonts w:ascii="Times New Roman" w:hAnsi="Times New Roman" w:cs="Times New Roman"/>
          <w:sz w:val="22"/>
          <w:szCs w:val="24"/>
          <w:lang w:val="en-US"/>
        </w:rPr>
        <w:t>np.loadtxt</w:t>
      </w:r>
      <w:proofErr w:type="spellEnd"/>
      <w:proofErr w:type="gramEnd"/>
      <w:r w:rsidRPr="00DC19A7">
        <w:rPr>
          <w:rFonts w:ascii="Times New Roman" w:hAnsi="Times New Roman" w:cs="Times New Roman"/>
          <w:sz w:val="22"/>
          <w:szCs w:val="24"/>
          <w:lang w:val="en-US"/>
        </w:rPr>
        <w:t xml:space="preserve">('layer.csv', delimiter=',', </w:t>
      </w:r>
      <w:proofErr w:type="spellStart"/>
      <w:r w:rsidRPr="00DC19A7">
        <w:rPr>
          <w:rFonts w:ascii="Times New Roman" w:hAnsi="Times New Roman" w:cs="Times New Roman"/>
          <w:sz w:val="22"/>
          <w:szCs w:val="24"/>
          <w:lang w:val="en-US"/>
        </w:rPr>
        <w:t>dtype</w:t>
      </w:r>
      <w:proofErr w:type="spellEnd"/>
      <w:r w:rsidRPr="00DC19A7">
        <w:rPr>
          <w:rFonts w:ascii="Times New Roman" w:hAnsi="Times New Roman" w:cs="Times New Roman"/>
          <w:sz w:val="22"/>
          <w:szCs w:val="24"/>
          <w:lang w:val="en-US"/>
        </w:rPr>
        <w:t xml:space="preserve">='float64', </w:t>
      </w:r>
      <w:proofErr w:type="spellStart"/>
      <w:r w:rsidRPr="00DC19A7">
        <w:rPr>
          <w:rFonts w:ascii="Times New Roman" w:hAnsi="Times New Roman" w:cs="Times New Roman"/>
          <w:sz w:val="22"/>
          <w:szCs w:val="24"/>
          <w:lang w:val="en-US"/>
        </w:rPr>
        <w:t>skiprows</w:t>
      </w:r>
      <w:proofErr w:type="spellEnd"/>
      <w:r w:rsidRPr="00DC19A7">
        <w:rPr>
          <w:rFonts w:ascii="Times New Roman" w:hAnsi="Times New Roman" w:cs="Times New Roman"/>
          <w:sz w:val="22"/>
          <w:szCs w:val="24"/>
          <w:lang w:val="en-US"/>
        </w:rPr>
        <w:t xml:space="preserve">=1, </w:t>
      </w:r>
      <w:proofErr w:type="spellStart"/>
      <w:r w:rsidRPr="00DC19A7">
        <w:rPr>
          <w:rFonts w:ascii="Times New Roman" w:hAnsi="Times New Roman" w:cs="Times New Roman"/>
          <w:sz w:val="22"/>
          <w:szCs w:val="24"/>
          <w:lang w:val="en-US"/>
        </w:rPr>
        <w:t>usecols</w:t>
      </w:r>
      <w:proofErr w:type="spellEnd"/>
      <w:proofErr w:type="gramStart"/>
      <w:r w:rsidRPr="00DC19A7">
        <w:rPr>
          <w:rFonts w:ascii="Times New Roman" w:hAnsi="Times New Roman" w:cs="Times New Roman"/>
          <w:sz w:val="22"/>
          <w:szCs w:val="24"/>
          <w:lang w:val="en-US"/>
        </w:rPr>
        <w:t>=[</w:t>
      </w:r>
      <w:proofErr w:type="gramEnd"/>
      <w:r w:rsidRPr="00DC19A7">
        <w:rPr>
          <w:rFonts w:ascii="Times New Roman" w:hAnsi="Times New Roman" w:cs="Times New Roman"/>
          <w:sz w:val="22"/>
          <w:szCs w:val="24"/>
          <w:lang w:val="en-US"/>
        </w:rPr>
        <w:t>1, 2, 3</w:t>
      </w:r>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Convert from CSV to </w:t>
      </w:r>
      <w:proofErr w:type="spellStart"/>
      <w:r w:rsidRPr="00DC19A7">
        <w:rPr>
          <w:rFonts w:ascii="Times New Roman" w:hAnsi="Times New Roman" w:cs="Times New Roman"/>
          <w:sz w:val="22"/>
          <w:szCs w:val="24"/>
          <w:lang w:val="en-US"/>
        </w:rPr>
        <w:t>ndarray</w:t>
      </w:r>
      <w:proofErr w:type="spellEnd"/>
    </w:p>
    <w:p w14:paraId="06B24035"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n = </w:t>
      </w:r>
      <w:proofErr w:type="spellStart"/>
      <w:r w:rsidRPr="00DC19A7">
        <w:rPr>
          <w:rFonts w:ascii="Times New Roman" w:hAnsi="Times New Roman" w:cs="Times New Roman"/>
          <w:sz w:val="22"/>
          <w:szCs w:val="24"/>
          <w:lang w:val="en-US"/>
        </w:rPr>
        <w:t>len</w:t>
      </w:r>
      <w:proofErr w:type="spell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df_</w:t>
      </w:r>
      <w:proofErr w:type="gramStart"/>
      <w:r w:rsidRPr="00DC19A7">
        <w:rPr>
          <w:rFonts w:ascii="Times New Roman" w:hAnsi="Times New Roman" w:cs="Times New Roman"/>
          <w:sz w:val="22"/>
          <w:szCs w:val="24"/>
          <w:lang w:val="en-US"/>
        </w:rPr>
        <w:t>z</w:t>
      </w:r>
      <w:proofErr w:type="spellEnd"/>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Get total number in </w:t>
      </w:r>
      <w:proofErr w:type="spellStart"/>
      <w:r w:rsidRPr="00DC19A7">
        <w:rPr>
          <w:rFonts w:ascii="Times New Roman" w:hAnsi="Times New Roman" w:cs="Times New Roman"/>
          <w:sz w:val="22"/>
          <w:szCs w:val="24"/>
          <w:lang w:val="en-US"/>
        </w:rPr>
        <w:t>df</w:t>
      </w:r>
      <w:proofErr w:type="spellEnd"/>
    </w:p>
    <w:p w14:paraId="7F55EADF"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c = 0 </w:t>
      </w:r>
    </w:p>
    <w:p w14:paraId="1E206101"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if n == 1:</w:t>
      </w:r>
    </w:p>
    <w:p w14:paraId="5B361DBB"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pp = l</w:t>
      </w:r>
    </w:p>
    <w:p w14:paraId="461F7BE1"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 [0, 0, 0</w:t>
      </w:r>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Tool path design order</w:t>
      </w:r>
    </w:p>
    <w:p w14:paraId="40E044A0"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if n &gt; 1:</w:t>
      </w:r>
    </w:p>
    <w:p w14:paraId="76B57873"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while n &gt; 0:</w:t>
      </w:r>
    </w:p>
    <w:p w14:paraId="2ADADB2D"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j = 0 </w:t>
      </w:r>
    </w:p>
    <w:p w14:paraId="29170984"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ld</w:t>
      </w:r>
      <w:proofErr w:type="spellEnd"/>
      <w:r w:rsidRPr="00DC19A7">
        <w:rPr>
          <w:rFonts w:ascii="Times New Roman" w:hAnsi="Times New Roman" w:cs="Times New Roman"/>
          <w:sz w:val="22"/>
          <w:szCs w:val="24"/>
          <w:lang w:val="en-US"/>
        </w:rPr>
        <w:t xml:space="preserve"> = [] </w:t>
      </w:r>
    </w:p>
    <w:p w14:paraId="73D4E152"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if c == 3:</w:t>
      </w:r>
    </w:p>
    <w:p w14:paraId="48D4F4DC"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l = </w:t>
      </w:r>
      <w:proofErr w:type="spellStart"/>
      <w:proofErr w:type="gramStart"/>
      <w:r w:rsidRPr="00DC19A7">
        <w:rPr>
          <w:rFonts w:ascii="Times New Roman" w:hAnsi="Times New Roman" w:cs="Times New Roman"/>
          <w:sz w:val="22"/>
          <w:szCs w:val="24"/>
          <w:lang w:val="en-US"/>
        </w:rPr>
        <w:t>np.vstack</w:t>
      </w:r>
      <w:proofErr w:type="spellEnd"/>
      <w:proofErr w:type="gramEnd"/>
      <w:r w:rsidRPr="00DC19A7">
        <w:rPr>
          <w:rFonts w:ascii="Times New Roman" w:hAnsi="Times New Roman" w:cs="Times New Roman"/>
          <w:sz w:val="22"/>
          <w:szCs w:val="24"/>
          <w:lang w:val="en-US"/>
        </w:rPr>
        <w:t xml:space="preserve">([l, </w:t>
      </w:r>
      <w:proofErr w:type="spellStart"/>
      <w:r w:rsidRPr="00DC19A7">
        <w:rPr>
          <w:rFonts w:ascii="Times New Roman" w:hAnsi="Times New Roman" w:cs="Times New Roman"/>
          <w:sz w:val="22"/>
          <w:szCs w:val="24"/>
          <w:lang w:val="en-US"/>
        </w:rPr>
        <w:t>llk</w:t>
      </w:r>
      <w:proofErr w:type="spellEnd"/>
      <w:r w:rsidRPr="00DC19A7">
        <w:rPr>
          <w:rFonts w:ascii="Times New Roman" w:hAnsi="Times New Roman" w:cs="Times New Roman"/>
          <w:sz w:val="22"/>
          <w:szCs w:val="24"/>
          <w:lang w:val="en-US"/>
        </w:rPr>
        <w:t xml:space="preserve">]) </w:t>
      </w:r>
    </w:p>
    <w:p w14:paraId="2CC26F52"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n = n + 1</w:t>
      </w:r>
    </w:p>
    <w:p w14:paraId="3A3556A2"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while j &lt; n:</w:t>
      </w:r>
    </w:p>
    <w:p w14:paraId="2B496762"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proofErr w:type="gramStart"/>
      <w:r w:rsidRPr="00DC19A7">
        <w:rPr>
          <w:rFonts w:ascii="Times New Roman" w:hAnsi="Times New Roman" w:cs="Times New Roman"/>
          <w:sz w:val="22"/>
          <w:szCs w:val="24"/>
          <w:lang w:val="en-US"/>
        </w:rPr>
        <w:t>ld.append</w:t>
      </w:r>
      <w:proofErr w:type="spellEnd"/>
      <w:proofErr w:type="gramEnd"/>
      <w:r w:rsidRPr="00DC19A7">
        <w:rPr>
          <w:rFonts w:ascii="Times New Roman" w:hAnsi="Times New Roman" w:cs="Times New Roman"/>
          <w:sz w:val="22"/>
          <w:szCs w:val="24"/>
          <w:lang w:val="en-US"/>
        </w:rPr>
        <w:t>(</w:t>
      </w:r>
      <w:proofErr w:type="spellStart"/>
      <w:proofErr w:type="gramStart"/>
      <w:r w:rsidRPr="00DC19A7">
        <w:rPr>
          <w:rFonts w:ascii="Times New Roman" w:hAnsi="Times New Roman" w:cs="Times New Roman"/>
          <w:sz w:val="22"/>
          <w:szCs w:val="24"/>
          <w:lang w:val="en-US"/>
        </w:rPr>
        <w:t>np.linalg</w:t>
      </w:r>
      <w:proofErr w:type="gramEnd"/>
      <w:r w:rsidRPr="00DC19A7">
        <w:rPr>
          <w:rFonts w:ascii="Times New Roman" w:hAnsi="Times New Roman" w:cs="Times New Roman"/>
          <w:sz w:val="22"/>
          <w:szCs w:val="24"/>
          <w:lang w:val="en-US"/>
        </w:rPr>
        <w:t>.</w:t>
      </w:r>
      <w:proofErr w:type="gramStart"/>
      <w:r w:rsidRPr="00DC19A7">
        <w:rPr>
          <w:rFonts w:ascii="Times New Roman" w:hAnsi="Times New Roman" w:cs="Times New Roman"/>
          <w:sz w:val="22"/>
          <w:szCs w:val="24"/>
          <w:lang w:val="en-US"/>
        </w:rPr>
        <w:t>norm</w:t>
      </w:r>
      <w:proofErr w:type="spellEnd"/>
      <w:r w:rsidRPr="00DC19A7">
        <w:rPr>
          <w:rFonts w:ascii="Times New Roman" w:hAnsi="Times New Roman" w:cs="Times New Roman"/>
          <w:sz w:val="22"/>
          <w:szCs w:val="24"/>
          <w:lang w:val="en-US"/>
        </w:rPr>
        <w:t>(pp</w:t>
      </w:r>
      <w:proofErr w:type="gramEnd"/>
      <w:r w:rsidRPr="00DC19A7">
        <w:rPr>
          <w:rFonts w:ascii="Times New Roman" w:hAnsi="Times New Roman" w:cs="Times New Roman"/>
          <w:sz w:val="22"/>
          <w:szCs w:val="24"/>
          <w:lang w:val="en-US"/>
        </w:rPr>
        <w:t xml:space="preserve"> - l[j]</w:t>
      </w:r>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Calculate and list distances from p</w:t>
      </w:r>
    </w:p>
    <w:p w14:paraId="3A0FEEF9"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lastRenderedPageBreak/>
        <w:t xml:space="preserve">                j += 1</w:t>
      </w:r>
    </w:p>
    <w:p w14:paraId="104F8E2B"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k = </w:t>
      </w:r>
      <w:proofErr w:type="spellStart"/>
      <w:proofErr w:type="gramStart"/>
      <w:r w:rsidRPr="00DC19A7">
        <w:rPr>
          <w:rFonts w:ascii="Times New Roman" w:hAnsi="Times New Roman" w:cs="Times New Roman"/>
          <w:sz w:val="22"/>
          <w:szCs w:val="24"/>
          <w:lang w:val="en-US"/>
        </w:rPr>
        <w:t>ld.index</w:t>
      </w:r>
      <w:proofErr w:type="spellEnd"/>
      <w:proofErr w:type="gramEnd"/>
      <w:r w:rsidRPr="00DC19A7">
        <w:rPr>
          <w:rFonts w:ascii="Times New Roman" w:hAnsi="Times New Roman" w:cs="Times New Roman"/>
          <w:sz w:val="22"/>
          <w:szCs w:val="24"/>
          <w:lang w:val="en-US"/>
        </w:rPr>
        <w:t>(min(</w:t>
      </w:r>
      <w:proofErr w:type="spellStart"/>
      <w:r w:rsidRPr="00DC19A7">
        <w:rPr>
          <w:rFonts w:ascii="Times New Roman" w:hAnsi="Times New Roman" w:cs="Times New Roman"/>
          <w:sz w:val="22"/>
          <w:szCs w:val="24"/>
          <w:lang w:val="en-US"/>
        </w:rPr>
        <w:t>ld</w:t>
      </w:r>
      <w:proofErr w:type="spellEnd"/>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Index of the smallest value in </w:t>
      </w:r>
      <w:proofErr w:type="spellStart"/>
      <w:r w:rsidRPr="00DC19A7">
        <w:rPr>
          <w:rFonts w:ascii="Times New Roman" w:hAnsi="Times New Roman" w:cs="Times New Roman"/>
          <w:sz w:val="22"/>
          <w:szCs w:val="24"/>
          <w:lang w:val="en-US"/>
        </w:rPr>
        <w:t>ld</w:t>
      </w:r>
      <w:proofErr w:type="spellEnd"/>
    </w:p>
    <w:p w14:paraId="570DB494"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lk</w:t>
      </w:r>
      <w:proofErr w:type="spellEnd"/>
      <w:r w:rsidRPr="00DC19A7">
        <w:rPr>
          <w:rFonts w:ascii="Times New Roman" w:hAnsi="Times New Roman" w:cs="Times New Roman"/>
          <w:sz w:val="22"/>
          <w:szCs w:val="24"/>
          <w:lang w:val="en-US"/>
        </w:rPr>
        <w:t xml:space="preserve"> = l[</w:t>
      </w:r>
      <w:proofErr w:type="gramStart"/>
      <w:r w:rsidRPr="00DC19A7">
        <w:rPr>
          <w:rFonts w:ascii="Times New Roman" w:hAnsi="Times New Roman" w:cs="Times New Roman"/>
          <w:sz w:val="22"/>
          <w:szCs w:val="24"/>
          <w:lang w:val="en-US"/>
        </w:rPr>
        <w:t>k]  #</w:t>
      </w:r>
      <w:proofErr w:type="gramEnd"/>
      <w:r w:rsidRPr="00DC19A7">
        <w:rPr>
          <w:rFonts w:ascii="Times New Roman" w:hAnsi="Times New Roman" w:cs="Times New Roman"/>
          <w:sz w:val="22"/>
          <w:szCs w:val="24"/>
          <w:lang w:val="en-US"/>
        </w:rPr>
        <w:t xml:space="preserve"> Array at the index of the smallest value in l</w:t>
      </w:r>
    </w:p>
    <w:p w14:paraId="43D56B01"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np.vstack</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lk</w:t>
      </w:r>
      <w:proofErr w:type="spellEnd"/>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Add </w:t>
      </w:r>
      <w:proofErr w:type="spellStart"/>
      <w:r w:rsidRPr="00DC19A7">
        <w:rPr>
          <w:rFonts w:ascii="Times New Roman" w:hAnsi="Times New Roman" w:cs="Times New Roman"/>
          <w:sz w:val="22"/>
          <w:szCs w:val="24"/>
          <w:lang w:val="en-US"/>
        </w:rPr>
        <w:t>lk</w:t>
      </w:r>
      <w:proofErr w:type="spellEnd"/>
      <w:r w:rsidRPr="00DC19A7">
        <w:rPr>
          <w:rFonts w:ascii="Times New Roman" w:hAnsi="Times New Roman" w:cs="Times New Roman"/>
          <w:sz w:val="22"/>
          <w:szCs w:val="24"/>
          <w:lang w:val="en-US"/>
        </w:rPr>
        <w:t xml:space="preserve"> vertically as an array to </w:t>
      </w:r>
      <w:proofErr w:type="spellStart"/>
      <w:r w:rsidRPr="00DC19A7">
        <w:rPr>
          <w:rFonts w:ascii="Times New Roman" w:hAnsi="Times New Roman" w:cs="Times New Roman"/>
          <w:sz w:val="22"/>
          <w:szCs w:val="24"/>
          <w:lang w:val="en-US"/>
        </w:rPr>
        <w:t>ltp</w:t>
      </w:r>
      <w:proofErr w:type="spellEnd"/>
    </w:p>
    <w:p w14:paraId="6D76EC03"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if c == 0:</w:t>
      </w:r>
    </w:p>
    <w:p w14:paraId="06492974"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llk</w:t>
      </w:r>
      <w:proofErr w:type="spellEnd"/>
      <w:r w:rsidRPr="00DC19A7">
        <w:rPr>
          <w:rFonts w:ascii="Times New Roman" w:hAnsi="Times New Roman" w:cs="Times New Roman"/>
          <w:sz w:val="22"/>
          <w:szCs w:val="24"/>
          <w:lang w:val="en-US"/>
        </w:rPr>
        <w:t xml:space="preserve"> = lk </w:t>
      </w:r>
    </w:p>
    <w:p w14:paraId="3FC7EC15"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ld.pop</w:t>
      </w:r>
      <w:proofErr w:type="spellEnd"/>
      <w:r w:rsidRPr="00DC19A7">
        <w:rPr>
          <w:rFonts w:ascii="Times New Roman" w:hAnsi="Times New Roman" w:cs="Times New Roman"/>
          <w:sz w:val="22"/>
          <w:szCs w:val="24"/>
          <w:lang w:val="en-US"/>
        </w:rPr>
        <w:t>(</w:t>
      </w:r>
      <w:proofErr w:type="gramStart"/>
      <w:r w:rsidRPr="00DC19A7">
        <w:rPr>
          <w:rFonts w:ascii="Times New Roman" w:hAnsi="Times New Roman" w:cs="Times New Roman"/>
          <w:sz w:val="22"/>
          <w:szCs w:val="24"/>
          <w:lang w:val="en-US"/>
        </w:rPr>
        <w:t>k)  #</w:t>
      </w:r>
      <w:proofErr w:type="gramEnd"/>
      <w:r w:rsidRPr="00DC19A7">
        <w:rPr>
          <w:rFonts w:ascii="Times New Roman" w:hAnsi="Times New Roman" w:cs="Times New Roman"/>
          <w:sz w:val="22"/>
          <w:szCs w:val="24"/>
          <w:lang w:val="en-US"/>
        </w:rPr>
        <w:t xml:space="preserve"> Delete the k-</w:t>
      </w:r>
      <w:proofErr w:type="spellStart"/>
      <w:r w:rsidRPr="00DC19A7">
        <w:rPr>
          <w:rFonts w:ascii="Times New Roman" w:hAnsi="Times New Roman" w:cs="Times New Roman"/>
          <w:sz w:val="22"/>
          <w:szCs w:val="24"/>
          <w:lang w:val="en-US"/>
        </w:rPr>
        <w:t>th</w:t>
      </w:r>
      <w:proofErr w:type="spellEnd"/>
      <w:r w:rsidRPr="00DC19A7">
        <w:rPr>
          <w:rFonts w:ascii="Times New Roman" w:hAnsi="Times New Roman" w:cs="Times New Roman"/>
          <w:sz w:val="22"/>
          <w:szCs w:val="24"/>
          <w:lang w:val="en-US"/>
        </w:rPr>
        <w:t xml:space="preserve"> element in </w:t>
      </w:r>
      <w:proofErr w:type="spellStart"/>
      <w:r w:rsidRPr="00DC19A7">
        <w:rPr>
          <w:rFonts w:ascii="Times New Roman" w:hAnsi="Times New Roman" w:cs="Times New Roman"/>
          <w:sz w:val="22"/>
          <w:szCs w:val="24"/>
          <w:lang w:val="en-US"/>
        </w:rPr>
        <w:t>ld</w:t>
      </w:r>
      <w:proofErr w:type="spellEnd"/>
    </w:p>
    <w:p w14:paraId="73B8AA28"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l = </w:t>
      </w:r>
      <w:proofErr w:type="spellStart"/>
      <w:proofErr w:type="gramStart"/>
      <w:r w:rsidRPr="00DC19A7">
        <w:rPr>
          <w:rFonts w:ascii="Times New Roman" w:hAnsi="Times New Roman" w:cs="Times New Roman"/>
          <w:sz w:val="22"/>
          <w:szCs w:val="24"/>
          <w:lang w:val="en-US"/>
        </w:rPr>
        <w:t>np.delete</w:t>
      </w:r>
      <w:proofErr w:type="spellEnd"/>
      <w:proofErr w:type="gramEnd"/>
      <w:r w:rsidRPr="00DC19A7">
        <w:rPr>
          <w:rFonts w:ascii="Times New Roman" w:hAnsi="Times New Roman" w:cs="Times New Roman"/>
          <w:sz w:val="22"/>
          <w:szCs w:val="24"/>
          <w:lang w:val="en-US"/>
        </w:rPr>
        <w:t>(l, k, 0</w:t>
      </w:r>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Delete the k-</w:t>
      </w:r>
      <w:proofErr w:type="spellStart"/>
      <w:r w:rsidRPr="00DC19A7">
        <w:rPr>
          <w:rFonts w:ascii="Times New Roman" w:hAnsi="Times New Roman" w:cs="Times New Roman"/>
          <w:sz w:val="22"/>
          <w:szCs w:val="24"/>
          <w:lang w:val="en-US"/>
        </w:rPr>
        <w:t>th</w:t>
      </w:r>
      <w:proofErr w:type="spellEnd"/>
      <w:r w:rsidRPr="00DC19A7">
        <w:rPr>
          <w:rFonts w:ascii="Times New Roman" w:hAnsi="Times New Roman" w:cs="Times New Roman"/>
          <w:sz w:val="22"/>
          <w:szCs w:val="24"/>
          <w:lang w:val="en-US"/>
        </w:rPr>
        <w:t xml:space="preserve"> row in l</w:t>
      </w:r>
    </w:p>
    <w:p w14:paraId="0E64BA25"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n -= </w:t>
      </w:r>
      <w:proofErr w:type="gramStart"/>
      <w:r w:rsidRPr="00DC19A7">
        <w:rPr>
          <w:rFonts w:ascii="Times New Roman" w:hAnsi="Times New Roman" w:cs="Times New Roman"/>
          <w:sz w:val="22"/>
          <w:szCs w:val="24"/>
          <w:lang w:val="en-US"/>
        </w:rPr>
        <w:t>1  #</w:t>
      </w:r>
      <w:proofErr w:type="gramEnd"/>
      <w:r w:rsidRPr="00DC19A7">
        <w:rPr>
          <w:rFonts w:ascii="Times New Roman" w:hAnsi="Times New Roman" w:cs="Times New Roman"/>
          <w:sz w:val="22"/>
          <w:szCs w:val="24"/>
          <w:lang w:val="en-US"/>
        </w:rPr>
        <w:t xml:space="preserve"> Reduce n by one</w:t>
      </w:r>
    </w:p>
    <w:p w14:paraId="4945C96D"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pp = </w:t>
      </w:r>
      <w:proofErr w:type="spellStart"/>
      <w:proofErr w:type="gramStart"/>
      <w:r w:rsidRPr="00DC19A7">
        <w:rPr>
          <w:rFonts w:ascii="Times New Roman" w:hAnsi="Times New Roman" w:cs="Times New Roman"/>
          <w:sz w:val="22"/>
          <w:szCs w:val="24"/>
          <w:lang w:val="en-US"/>
        </w:rPr>
        <w:t>lk</w:t>
      </w:r>
      <w:proofErr w:type="spellEnd"/>
      <w:r w:rsidRPr="00DC19A7">
        <w:rPr>
          <w:rFonts w:ascii="Times New Roman" w:hAnsi="Times New Roman" w:cs="Times New Roman"/>
          <w:sz w:val="22"/>
          <w:szCs w:val="24"/>
          <w:lang w:val="en-US"/>
        </w:rPr>
        <w:t xml:space="preserve">  #</w:t>
      </w:r>
      <w:proofErr w:type="gramEnd"/>
      <w:r w:rsidRPr="00DC19A7">
        <w:rPr>
          <w:rFonts w:ascii="Times New Roman" w:hAnsi="Times New Roman" w:cs="Times New Roman"/>
          <w:sz w:val="22"/>
          <w:szCs w:val="24"/>
          <w:lang w:val="en-US"/>
        </w:rPr>
        <w:t xml:space="preserve"> Set next p as the current k</w:t>
      </w:r>
    </w:p>
    <w:p w14:paraId="154D25FA"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c += 1</w:t>
      </w:r>
    </w:p>
    <w:p w14:paraId="4BB6B752"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np.delete</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0, 0) </w:t>
      </w:r>
    </w:p>
    <w:p w14:paraId="3BA393EA"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np.vstack</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w:t>
      </w:r>
    </w:p>
    <w:p w14:paraId="0D6E4AA8"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else:</w:t>
      </w:r>
    </w:p>
    <w:p w14:paraId="5B32CFEB"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np.delete</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ltp</w:t>
      </w:r>
      <w:proofErr w:type="spellEnd"/>
      <w:r w:rsidRPr="00DC19A7">
        <w:rPr>
          <w:rFonts w:ascii="Times New Roman" w:hAnsi="Times New Roman" w:cs="Times New Roman"/>
          <w:sz w:val="22"/>
          <w:szCs w:val="24"/>
          <w:lang w:val="en-US"/>
        </w:rPr>
        <w:t xml:space="preserve">, 0, 0) </w:t>
      </w:r>
    </w:p>
    <w:p w14:paraId="475F4FC0"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np.vstack</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l</w:t>
      </w:r>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Transform </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 xml:space="preserve"> to remaining layers</w:t>
      </w:r>
    </w:p>
    <w:p w14:paraId="2E834960"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df</w:t>
      </w:r>
      <w:proofErr w:type="spellEnd"/>
      <w:r w:rsidRPr="00DC19A7">
        <w:rPr>
          <w:rFonts w:ascii="Times New Roman" w:hAnsi="Times New Roman" w:cs="Times New Roman"/>
          <w:sz w:val="22"/>
          <w:szCs w:val="24"/>
          <w:lang w:val="en-US"/>
        </w:rPr>
        <w:t>['z</w:t>
      </w:r>
      <w:proofErr w:type="gramStart"/>
      <w:r w:rsidRPr="00DC19A7">
        <w:rPr>
          <w:rFonts w:ascii="Times New Roman" w:hAnsi="Times New Roman" w:cs="Times New Roman"/>
          <w:sz w:val="22"/>
          <w:szCs w:val="24"/>
          <w:lang w:val="en-US"/>
        </w:rPr>
        <w:t>']&lt;</w:t>
      </w:r>
      <w:proofErr w:type="gramEnd"/>
      <w:r w:rsidRPr="00DC19A7">
        <w:rPr>
          <w:rFonts w:ascii="Times New Roman" w:hAnsi="Times New Roman" w:cs="Times New Roman"/>
          <w:sz w:val="22"/>
          <w:szCs w:val="24"/>
          <w:lang w:val="en-US"/>
        </w:rPr>
        <w:t>s]</w:t>
      </w:r>
    </w:p>
    <w:p w14:paraId="7DA2AC6E" w14:textId="77777777" w:rsidR="00250A2F" w:rsidRPr="00DC19A7" w:rsidRDefault="00250A2F" w:rsidP="00250A2F">
      <w:pPr>
        <w:rPr>
          <w:rFonts w:ascii="Times New Roman" w:hAnsi="Times New Roman" w:cs="Times New Roman"/>
          <w:sz w:val="22"/>
          <w:szCs w:val="24"/>
          <w:lang w:val="en-US"/>
        </w:rPr>
      </w:pP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xml:space="preserve"> = </w:t>
      </w:r>
      <w:proofErr w:type="spellStart"/>
      <w:proofErr w:type="gramStart"/>
      <w:r w:rsidRPr="00DC19A7">
        <w:rPr>
          <w:rFonts w:ascii="Times New Roman" w:hAnsi="Times New Roman" w:cs="Times New Roman"/>
          <w:sz w:val="22"/>
          <w:szCs w:val="24"/>
          <w:lang w:val="en-US"/>
        </w:rPr>
        <w:t>np.round</w:t>
      </w:r>
      <w:proofErr w:type="spellEnd"/>
      <w:proofErr w:type="gramEnd"/>
      <w:r w:rsidRPr="00DC19A7">
        <w:rPr>
          <w:rFonts w:ascii="Times New Roman" w:hAnsi="Times New Roman" w:cs="Times New Roman"/>
          <w:sz w:val="22"/>
          <w:szCs w:val="24"/>
          <w:lang w:val="en-US"/>
        </w:rPr>
        <w:t>(</w:t>
      </w: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3</w:t>
      </w:r>
      <w:proofErr w:type="gramStart"/>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Round to 3 significant digits</w:t>
      </w:r>
    </w:p>
    <w:p w14:paraId="64BDFFE1" w14:textId="77777777" w:rsidR="00250A2F" w:rsidRPr="00DC19A7" w:rsidRDefault="00250A2F" w:rsidP="00250A2F">
      <w:pPr>
        <w:rPr>
          <w:rFonts w:ascii="Times New Roman" w:hAnsi="Times New Roman" w:cs="Times New Roman"/>
          <w:sz w:val="22"/>
          <w:szCs w:val="24"/>
          <w:lang w:val="en-US"/>
        </w:rPr>
      </w:pPr>
    </w:p>
    <w:p w14:paraId="680E47C2"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with </w:t>
      </w:r>
      <w:proofErr w:type="gramStart"/>
      <w:r w:rsidRPr="00DC19A7">
        <w:rPr>
          <w:rFonts w:ascii="Times New Roman" w:hAnsi="Times New Roman" w:cs="Times New Roman"/>
          <w:sz w:val="22"/>
          <w:szCs w:val="24"/>
          <w:lang w:val="en-US"/>
        </w:rPr>
        <w:t>open(</w:t>
      </w:r>
      <w:proofErr w:type="gramEnd"/>
      <w:r w:rsidRPr="00DC19A7">
        <w:rPr>
          <w:rFonts w:ascii="Times New Roman" w:hAnsi="Times New Roman" w:cs="Times New Roman"/>
          <w:sz w:val="22"/>
          <w:szCs w:val="24"/>
          <w:lang w:val="en-US"/>
        </w:rPr>
        <w:t xml:space="preserve">'toolpath.csv', 'w') as f: </w:t>
      </w:r>
    </w:p>
    <w:p w14:paraId="06E3C255" w14:textId="77777777" w:rsidR="00250A2F" w:rsidRPr="00DC19A7"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writer = </w:t>
      </w:r>
      <w:proofErr w:type="spellStart"/>
      <w:proofErr w:type="gramStart"/>
      <w:r w:rsidRPr="00DC19A7">
        <w:rPr>
          <w:rFonts w:ascii="Times New Roman" w:hAnsi="Times New Roman" w:cs="Times New Roman"/>
          <w:sz w:val="22"/>
          <w:szCs w:val="24"/>
          <w:lang w:val="en-US"/>
        </w:rPr>
        <w:t>csv.writer</w:t>
      </w:r>
      <w:proofErr w:type="spellEnd"/>
      <w:proofErr w:type="gramEnd"/>
      <w:r w:rsidRPr="00DC19A7">
        <w:rPr>
          <w:rFonts w:ascii="Times New Roman" w:hAnsi="Times New Roman" w:cs="Times New Roman"/>
          <w:sz w:val="22"/>
          <w:szCs w:val="24"/>
          <w:lang w:val="en-US"/>
        </w:rPr>
        <w:t xml:space="preserve">(f) </w:t>
      </w:r>
    </w:p>
    <w:p w14:paraId="6AA2FD16" w14:textId="77777777" w:rsidR="00250A2F" w:rsidRPr="002C3B95" w:rsidRDefault="00250A2F" w:rsidP="00250A2F">
      <w:pPr>
        <w:rPr>
          <w:rFonts w:ascii="Times New Roman" w:hAnsi="Times New Roman" w:cs="Times New Roman"/>
          <w:sz w:val="22"/>
          <w:szCs w:val="24"/>
          <w:lang w:val="en-US"/>
        </w:rPr>
      </w:pPr>
      <w:r w:rsidRPr="00DC19A7">
        <w:rPr>
          <w:rFonts w:ascii="Times New Roman" w:hAnsi="Times New Roman" w:cs="Times New Roman"/>
          <w:sz w:val="22"/>
          <w:szCs w:val="24"/>
          <w:lang w:val="en-US"/>
        </w:rPr>
        <w:t xml:space="preserve">    </w:t>
      </w:r>
      <w:proofErr w:type="spellStart"/>
      <w:proofErr w:type="gramStart"/>
      <w:r w:rsidRPr="00DC19A7">
        <w:rPr>
          <w:rFonts w:ascii="Times New Roman" w:hAnsi="Times New Roman" w:cs="Times New Roman"/>
          <w:sz w:val="22"/>
          <w:szCs w:val="24"/>
          <w:lang w:val="en-US"/>
        </w:rPr>
        <w:t>writer.writerows</w:t>
      </w:r>
      <w:proofErr w:type="spellEnd"/>
      <w:proofErr w:type="gramEnd"/>
      <w:r w:rsidRPr="00DC19A7">
        <w:rPr>
          <w:rFonts w:ascii="Times New Roman" w:hAnsi="Times New Roman" w:cs="Times New Roman"/>
          <w:sz w:val="22"/>
          <w:szCs w:val="24"/>
          <w:lang w:val="en-US"/>
        </w:rPr>
        <w:t>(</w:t>
      </w:r>
      <w:proofErr w:type="spellStart"/>
      <w:proofErr w:type="gram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w:t>
      </w:r>
      <w:proofErr w:type="gramEnd"/>
      <w:r w:rsidRPr="00DC19A7">
        <w:rPr>
          <w:rFonts w:ascii="Times New Roman" w:hAnsi="Times New Roman" w:cs="Times New Roman"/>
          <w:sz w:val="22"/>
          <w:szCs w:val="24"/>
          <w:lang w:val="en-US"/>
        </w:rPr>
        <w:t xml:space="preserve"> Save </w:t>
      </w:r>
      <w:proofErr w:type="spellStart"/>
      <w:r w:rsidRPr="00DC19A7">
        <w:rPr>
          <w:rFonts w:ascii="Times New Roman" w:hAnsi="Times New Roman" w:cs="Times New Roman"/>
          <w:sz w:val="22"/>
          <w:szCs w:val="24"/>
          <w:lang w:val="en-US"/>
        </w:rPr>
        <w:t>ll</w:t>
      </w:r>
      <w:proofErr w:type="spellEnd"/>
      <w:r w:rsidRPr="00DC19A7">
        <w:rPr>
          <w:rFonts w:ascii="Times New Roman" w:hAnsi="Times New Roman" w:cs="Times New Roman"/>
          <w:sz w:val="22"/>
          <w:szCs w:val="24"/>
          <w:lang w:val="en-US"/>
        </w:rPr>
        <w:t xml:space="preserve"> to CSV</w:t>
      </w:r>
    </w:p>
    <w:p w14:paraId="09D41667" w14:textId="77777777" w:rsidR="00250A2F" w:rsidRPr="0049326B" w:rsidRDefault="00250A2F" w:rsidP="00250A2F">
      <w:pPr>
        <w:jc w:val="center"/>
        <w:rPr>
          <w:rFonts w:ascii="Times New Roman" w:hAnsi="Times New Roman" w:cs="Times New Roman"/>
          <w:szCs w:val="21"/>
          <w:lang w:val="en-US"/>
        </w:rPr>
      </w:pPr>
      <w:r w:rsidRPr="0049326B">
        <w:rPr>
          <w:rFonts w:ascii="Times New Roman" w:hAnsi="Times New Roman" w:cs="Times New Roman"/>
          <w:szCs w:val="21"/>
          <w:lang w:val="en-US"/>
        </w:rPr>
        <w:t>Figure 2.2: Toolpath generation</w:t>
      </w:r>
    </w:p>
    <w:p w14:paraId="286C25FE"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df_ltp</w:t>
      </w:r>
      <w:proofErr w:type="spellEnd"/>
      <w:r w:rsidRPr="00BF5E6E">
        <w:rPr>
          <w:rFonts w:ascii="Times New Roman" w:hAnsi="Times New Roman" w:cs="Times New Roman"/>
          <w:sz w:val="22"/>
          <w:szCs w:val="24"/>
          <w:lang w:val="en-US"/>
        </w:rPr>
        <w:t xml:space="preserve"> = </w:t>
      </w:r>
      <w:proofErr w:type="spellStart"/>
      <w:proofErr w:type="gramStart"/>
      <w:r w:rsidRPr="00BF5E6E">
        <w:rPr>
          <w:rFonts w:ascii="Times New Roman" w:hAnsi="Times New Roman" w:cs="Times New Roman"/>
          <w:sz w:val="22"/>
          <w:szCs w:val="24"/>
          <w:lang w:val="en-US"/>
        </w:rPr>
        <w:t>pd.read</w:t>
      </w:r>
      <w:proofErr w:type="gramEnd"/>
      <w:r w:rsidRPr="00BF5E6E">
        <w:rPr>
          <w:rFonts w:ascii="Times New Roman" w:hAnsi="Times New Roman" w:cs="Times New Roman"/>
          <w:sz w:val="22"/>
          <w:szCs w:val="24"/>
          <w:lang w:val="en-US"/>
        </w:rPr>
        <w:t>_csv</w:t>
      </w:r>
      <w:proofErr w:type="spellEnd"/>
      <w:r w:rsidRPr="00BF5E6E">
        <w:rPr>
          <w:rFonts w:ascii="Times New Roman" w:hAnsi="Times New Roman" w:cs="Times New Roman"/>
          <w:sz w:val="22"/>
          <w:szCs w:val="24"/>
          <w:lang w:val="en-US"/>
        </w:rPr>
        <w:t xml:space="preserve">('toolpath.csv') </w:t>
      </w:r>
    </w:p>
    <w:p w14:paraId="57FA3A11"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df_ltp</w:t>
      </w:r>
      <w:proofErr w:type="spellEnd"/>
      <w:r w:rsidRPr="00BF5E6E">
        <w:rPr>
          <w:rFonts w:ascii="Times New Roman" w:hAnsi="Times New Roman" w:cs="Times New Roman"/>
          <w:sz w:val="22"/>
          <w:szCs w:val="24"/>
          <w:lang w:val="en-US"/>
        </w:rPr>
        <w:t xml:space="preserve"> = </w:t>
      </w:r>
      <w:proofErr w:type="spellStart"/>
      <w:r w:rsidRPr="00BF5E6E">
        <w:rPr>
          <w:rFonts w:ascii="Times New Roman" w:hAnsi="Times New Roman" w:cs="Times New Roman"/>
          <w:sz w:val="22"/>
          <w:szCs w:val="24"/>
          <w:lang w:val="en-US"/>
        </w:rPr>
        <w:t>df_ltp.set_</w:t>
      </w:r>
      <w:proofErr w:type="gramStart"/>
      <w:r w:rsidRPr="00BF5E6E">
        <w:rPr>
          <w:rFonts w:ascii="Times New Roman" w:hAnsi="Times New Roman" w:cs="Times New Roman"/>
          <w:sz w:val="22"/>
          <w:szCs w:val="24"/>
          <w:lang w:val="en-US"/>
        </w:rPr>
        <w:t>axis</w:t>
      </w:r>
      <w:proofErr w:type="spellEnd"/>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['x', 'y', 'z'], axis='columns') </w:t>
      </w:r>
    </w:p>
    <w:p w14:paraId="3592923E"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df_ltp.to_csv</w:t>
      </w:r>
      <w:proofErr w:type="spellEnd"/>
      <w:r w:rsidRPr="00BF5E6E">
        <w:rPr>
          <w:rFonts w:ascii="Times New Roman" w:hAnsi="Times New Roman" w:cs="Times New Roman"/>
          <w:sz w:val="22"/>
          <w:szCs w:val="24"/>
          <w:lang w:val="en-US"/>
        </w:rPr>
        <w:t>('toolpath.csv</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Convert to G-code from here</w:t>
      </w:r>
    </w:p>
    <w:p w14:paraId="530115DC" w14:textId="77777777" w:rsidR="00250A2F" w:rsidRPr="00BF5E6E" w:rsidRDefault="00250A2F" w:rsidP="00250A2F">
      <w:pPr>
        <w:rPr>
          <w:rFonts w:ascii="Times New Roman" w:hAnsi="Times New Roman" w:cs="Times New Roman"/>
          <w:sz w:val="22"/>
          <w:szCs w:val="24"/>
          <w:lang w:val="en-US"/>
        </w:rPr>
      </w:pPr>
    </w:p>
    <w:p w14:paraId="6BB081BF"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l = </w:t>
      </w:r>
      <w:proofErr w:type="spellStart"/>
      <w:proofErr w:type="gramStart"/>
      <w:r w:rsidRPr="00BF5E6E">
        <w:rPr>
          <w:rFonts w:ascii="Times New Roman" w:hAnsi="Times New Roman" w:cs="Times New Roman"/>
          <w:sz w:val="22"/>
          <w:szCs w:val="24"/>
          <w:lang w:val="en-US"/>
        </w:rPr>
        <w:t>np.loadtxt</w:t>
      </w:r>
      <w:proofErr w:type="spellEnd"/>
      <w:proofErr w:type="gramEnd"/>
      <w:r w:rsidRPr="00BF5E6E">
        <w:rPr>
          <w:rFonts w:ascii="Times New Roman" w:hAnsi="Times New Roman" w:cs="Times New Roman"/>
          <w:sz w:val="22"/>
          <w:szCs w:val="24"/>
          <w:lang w:val="en-US"/>
        </w:rPr>
        <w:t>('toolpath.csv', delimiter</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 </w:t>
      </w:r>
      <w:proofErr w:type="spellStart"/>
      <w:r w:rsidRPr="00BF5E6E">
        <w:rPr>
          <w:rFonts w:ascii="Times New Roman" w:hAnsi="Times New Roman" w:cs="Times New Roman"/>
          <w:sz w:val="22"/>
          <w:szCs w:val="24"/>
          <w:lang w:val="en-US"/>
        </w:rPr>
        <w:t>dtype</w:t>
      </w:r>
      <w:proofErr w:type="spellEnd"/>
      <w:r w:rsidRPr="00BF5E6E">
        <w:rPr>
          <w:rFonts w:ascii="Times New Roman" w:hAnsi="Times New Roman" w:cs="Times New Roman"/>
          <w:sz w:val="22"/>
          <w:szCs w:val="24"/>
          <w:lang w:val="en-US"/>
        </w:rPr>
        <w:t xml:space="preserve">='float64', </w:t>
      </w:r>
      <w:proofErr w:type="spellStart"/>
      <w:r w:rsidRPr="00BF5E6E">
        <w:rPr>
          <w:rFonts w:ascii="Times New Roman" w:hAnsi="Times New Roman" w:cs="Times New Roman"/>
          <w:sz w:val="22"/>
          <w:szCs w:val="24"/>
          <w:lang w:val="en-US"/>
        </w:rPr>
        <w:t>skiprows</w:t>
      </w:r>
      <w:proofErr w:type="spellEnd"/>
      <w:r w:rsidRPr="00BF5E6E">
        <w:rPr>
          <w:rFonts w:ascii="Times New Roman" w:hAnsi="Times New Roman" w:cs="Times New Roman"/>
          <w:sz w:val="22"/>
          <w:szCs w:val="24"/>
          <w:lang w:val="en-US"/>
        </w:rPr>
        <w:t xml:space="preserve">=1, </w:t>
      </w:r>
      <w:proofErr w:type="spellStart"/>
      <w:r w:rsidRPr="00BF5E6E">
        <w:rPr>
          <w:rFonts w:ascii="Times New Roman" w:hAnsi="Times New Roman" w:cs="Times New Roman"/>
          <w:sz w:val="22"/>
          <w:szCs w:val="24"/>
          <w:lang w:val="en-US"/>
        </w:rPr>
        <w:t>usecols</w:t>
      </w:r>
      <w:proofErr w:type="spellEnd"/>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1, 2, 3]) </w:t>
      </w:r>
    </w:p>
    <w:p w14:paraId="6D6E5AA5"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lx = l</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 0</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0th column of l</w:t>
      </w:r>
    </w:p>
    <w:p w14:paraId="3D985943"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ly</w:t>
      </w:r>
      <w:proofErr w:type="spellEnd"/>
      <w:r w:rsidRPr="00BF5E6E">
        <w:rPr>
          <w:rFonts w:ascii="Times New Roman" w:hAnsi="Times New Roman" w:cs="Times New Roman"/>
          <w:sz w:val="22"/>
          <w:szCs w:val="24"/>
          <w:lang w:val="en-US"/>
        </w:rPr>
        <w:t xml:space="preserve"> = l</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 1</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1st column of l</w:t>
      </w:r>
    </w:p>
    <w:p w14:paraId="18A539C8"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lz</w:t>
      </w:r>
      <w:proofErr w:type="spellEnd"/>
      <w:r w:rsidRPr="00BF5E6E">
        <w:rPr>
          <w:rFonts w:ascii="Times New Roman" w:hAnsi="Times New Roman" w:cs="Times New Roman"/>
          <w:sz w:val="22"/>
          <w:szCs w:val="24"/>
          <w:lang w:val="en-US"/>
        </w:rPr>
        <w:t xml:space="preserve"> = l</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 2</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2nd </w:t>
      </w:r>
      <w:proofErr w:type="gramStart"/>
      <w:r w:rsidRPr="00BF5E6E">
        <w:rPr>
          <w:rFonts w:ascii="Times New Roman" w:hAnsi="Times New Roman" w:cs="Times New Roman"/>
          <w:sz w:val="22"/>
          <w:szCs w:val="24"/>
          <w:lang w:val="en-US"/>
        </w:rPr>
        <w:t>column</w:t>
      </w:r>
      <w:proofErr w:type="gramEnd"/>
      <w:r w:rsidRPr="00BF5E6E">
        <w:rPr>
          <w:rFonts w:ascii="Times New Roman" w:hAnsi="Times New Roman" w:cs="Times New Roman"/>
          <w:sz w:val="22"/>
          <w:szCs w:val="24"/>
          <w:lang w:val="en-US"/>
        </w:rPr>
        <w:t xml:space="preserve"> of l</w:t>
      </w:r>
    </w:p>
    <w:p w14:paraId="15A66A5A" w14:textId="77777777" w:rsidR="00250A2F" w:rsidRPr="00BF5E6E" w:rsidRDefault="00250A2F" w:rsidP="00250A2F">
      <w:pPr>
        <w:rPr>
          <w:rFonts w:ascii="Times New Roman" w:hAnsi="Times New Roman" w:cs="Times New Roman"/>
          <w:sz w:val="22"/>
          <w:szCs w:val="24"/>
          <w:lang w:val="en-US"/>
        </w:rPr>
      </w:pPr>
    </w:p>
    <w:p w14:paraId="2C4AB71E"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map1 = </w:t>
      </w:r>
      <w:proofErr w:type="gramStart"/>
      <w:r w:rsidRPr="00BF5E6E">
        <w:rPr>
          <w:rFonts w:ascii="Times New Roman" w:hAnsi="Times New Roman" w:cs="Times New Roman"/>
          <w:sz w:val="22"/>
          <w:szCs w:val="24"/>
          <w:lang w:val="en-US"/>
        </w:rPr>
        <w:t>map(</w:t>
      </w:r>
      <w:proofErr w:type="gramEnd"/>
      <w:r w:rsidRPr="00BF5E6E">
        <w:rPr>
          <w:rFonts w:ascii="Times New Roman" w:hAnsi="Times New Roman" w:cs="Times New Roman"/>
          <w:sz w:val="22"/>
          <w:szCs w:val="24"/>
          <w:lang w:val="en-US"/>
        </w:rPr>
        <w:t xml:space="preserve">str, lx) </w:t>
      </w:r>
    </w:p>
    <w:p w14:paraId="495FCB1F"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lx = list(map1</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Change data type to string</w:t>
      </w:r>
    </w:p>
    <w:p w14:paraId="7B003A34"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map2 = </w:t>
      </w:r>
      <w:proofErr w:type="gramStart"/>
      <w:r w:rsidRPr="00BF5E6E">
        <w:rPr>
          <w:rFonts w:ascii="Times New Roman" w:hAnsi="Times New Roman" w:cs="Times New Roman"/>
          <w:sz w:val="22"/>
          <w:szCs w:val="24"/>
          <w:lang w:val="en-US"/>
        </w:rPr>
        <w:t>map(</w:t>
      </w:r>
      <w:proofErr w:type="gramEnd"/>
      <w:r w:rsidRPr="00BF5E6E">
        <w:rPr>
          <w:rFonts w:ascii="Times New Roman" w:hAnsi="Times New Roman" w:cs="Times New Roman"/>
          <w:sz w:val="22"/>
          <w:szCs w:val="24"/>
          <w:lang w:val="en-US"/>
        </w:rPr>
        <w:t xml:space="preserve">str, </w:t>
      </w:r>
      <w:proofErr w:type="spellStart"/>
      <w:r w:rsidRPr="00BF5E6E">
        <w:rPr>
          <w:rFonts w:ascii="Times New Roman" w:hAnsi="Times New Roman" w:cs="Times New Roman"/>
          <w:sz w:val="22"/>
          <w:szCs w:val="24"/>
          <w:lang w:val="en-US"/>
        </w:rPr>
        <w:t>ly</w:t>
      </w:r>
      <w:proofErr w:type="spellEnd"/>
      <w:r w:rsidRPr="00BF5E6E">
        <w:rPr>
          <w:rFonts w:ascii="Times New Roman" w:hAnsi="Times New Roman" w:cs="Times New Roman"/>
          <w:sz w:val="22"/>
          <w:szCs w:val="24"/>
          <w:lang w:val="en-US"/>
        </w:rPr>
        <w:t xml:space="preserve">) </w:t>
      </w:r>
    </w:p>
    <w:p w14:paraId="52C5C3D7"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ly</w:t>
      </w:r>
      <w:proofErr w:type="spellEnd"/>
      <w:r w:rsidRPr="00BF5E6E">
        <w:rPr>
          <w:rFonts w:ascii="Times New Roman" w:hAnsi="Times New Roman" w:cs="Times New Roman"/>
          <w:sz w:val="22"/>
          <w:szCs w:val="24"/>
          <w:lang w:val="en-US"/>
        </w:rPr>
        <w:t xml:space="preserve"> = list(map2</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Change data type to string</w:t>
      </w:r>
    </w:p>
    <w:p w14:paraId="07F6FF21"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map3 = </w:t>
      </w:r>
      <w:proofErr w:type="gramStart"/>
      <w:r w:rsidRPr="00BF5E6E">
        <w:rPr>
          <w:rFonts w:ascii="Times New Roman" w:hAnsi="Times New Roman" w:cs="Times New Roman"/>
          <w:sz w:val="22"/>
          <w:szCs w:val="24"/>
          <w:lang w:val="en-US"/>
        </w:rPr>
        <w:t>map(</w:t>
      </w:r>
      <w:proofErr w:type="gramEnd"/>
      <w:r w:rsidRPr="00BF5E6E">
        <w:rPr>
          <w:rFonts w:ascii="Times New Roman" w:hAnsi="Times New Roman" w:cs="Times New Roman"/>
          <w:sz w:val="22"/>
          <w:szCs w:val="24"/>
          <w:lang w:val="en-US"/>
        </w:rPr>
        <w:t xml:space="preserve">str, </w:t>
      </w:r>
      <w:proofErr w:type="spellStart"/>
      <w:r w:rsidRPr="00BF5E6E">
        <w:rPr>
          <w:rFonts w:ascii="Times New Roman" w:hAnsi="Times New Roman" w:cs="Times New Roman"/>
          <w:sz w:val="22"/>
          <w:szCs w:val="24"/>
          <w:lang w:val="en-US"/>
        </w:rPr>
        <w:t>lz</w:t>
      </w:r>
      <w:proofErr w:type="spellEnd"/>
      <w:r w:rsidRPr="00BF5E6E">
        <w:rPr>
          <w:rFonts w:ascii="Times New Roman" w:hAnsi="Times New Roman" w:cs="Times New Roman"/>
          <w:sz w:val="22"/>
          <w:szCs w:val="24"/>
          <w:lang w:val="en-US"/>
        </w:rPr>
        <w:t xml:space="preserve">) </w:t>
      </w:r>
    </w:p>
    <w:p w14:paraId="29A6374F"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lz</w:t>
      </w:r>
      <w:proofErr w:type="spellEnd"/>
      <w:r w:rsidRPr="00BF5E6E">
        <w:rPr>
          <w:rFonts w:ascii="Times New Roman" w:hAnsi="Times New Roman" w:cs="Times New Roman"/>
          <w:sz w:val="22"/>
          <w:szCs w:val="24"/>
          <w:lang w:val="en-US"/>
        </w:rPr>
        <w:t xml:space="preserve"> = list(map3</w:t>
      </w:r>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Change data type to string</w:t>
      </w:r>
    </w:p>
    <w:p w14:paraId="68A48C84" w14:textId="77777777" w:rsidR="00250A2F" w:rsidRPr="00BF5E6E" w:rsidRDefault="00250A2F" w:rsidP="00250A2F">
      <w:pPr>
        <w:rPr>
          <w:rFonts w:ascii="Times New Roman" w:hAnsi="Times New Roman" w:cs="Times New Roman"/>
          <w:sz w:val="22"/>
          <w:szCs w:val="24"/>
          <w:lang w:val="en-US"/>
        </w:rPr>
      </w:pPr>
    </w:p>
    <w:p w14:paraId="0BAF9459"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n = </w:t>
      </w:r>
      <w:proofErr w:type="spellStart"/>
      <w:r w:rsidRPr="00BF5E6E">
        <w:rPr>
          <w:rFonts w:ascii="Times New Roman" w:hAnsi="Times New Roman" w:cs="Times New Roman"/>
          <w:sz w:val="22"/>
          <w:szCs w:val="24"/>
          <w:lang w:val="en-US"/>
        </w:rPr>
        <w:t>len</w:t>
      </w:r>
      <w:proofErr w:type="spell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df_ltp</w:t>
      </w:r>
      <w:proofErr w:type="spellEnd"/>
      <w:r w:rsidRPr="00BF5E6E">
        <w:rPr>
          <w:rFonts w:ascii="Times New Roman" w:hAnsi="Times New Roman" w:cs="Times New Roman"/>
          <w:sz w:val="22"/>
          <w:szCs w:val="24"/>
          <w:lang w:val="en-US"/>
        </w:rPr>
        <w:t xml:space="preserve">) </w:t>
      </w:r>
    </w:p>
    <w:p w14:paraId="69DADF7D"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for </w:t>
      </w:r>
      <w:proofErr w:type="spellStart"/>
      <w:r w:rsidRPr="00BF5E6E">
        <w:rPr>
          <w:rFonts w:ascii="Times New Roman" w:hAnsi="Times New Roman" w:cs="Times New Roman"/>
          <w:sz w:val="22"/>
          <w:szCs w:val="24"/>
          <w:lang w:val="en-US"/>
        </w:rPr>
        <w:t>i</w:t>
      </w:r>
      <w:proofErr w:type="spellEnd"/>
      <w:r w:rsidRPr="00BF5E6E">
        <w:rPr>
          <w:rFonts w:ascii="Times New Roman" w:hAnsi="Times New Roman" w:cs="Times New Roman"/>
          <w:sz w:val="22"/>
          <w:szCs w:val="24"/>
          <w:lang w:val="en-US"/>
        </w:rPr>
        <w:t xml:space="preserve"> in range(n): </w:t>
      </w:r>
    </w:p>
    <w:p w14:paraId="0CBCB15B"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    lx[</w:t>
      </w:r>
      <w:proofErr w:type="spellStart"/>
      <w:r w:rsidRPr="00BF5E6E">
        <w:rPr>
          <w:rFonts w:ascii="Times New Roman" w:hAnsi="Times New Roman" w:cs="Times New Roman"/>
          <w:sz w:val="22"/>
          <w:szCs w:val="24"/>
          <w:lang w:val="en-US"/>
        </w:rPr>
        <w:t>i</w:t>
      </w:r>
      <w:proofErr w:type="spellEnd"/>
      <w:r w:rsidRPr="00BF5E6E">
        <w:rPr>
          <w:rFonts w:ascii="Times New Roman" w:hAnsi="Times New Roman" w:cs="Times New Roman"/>
          <w:sz w:val="22"/>
          <w:szCs w:val="24"/>
          <w:lang w:val="en-US"/>
        </w:rPr>
        <w:t>] = ('X' + lx[</w:t>
      </w:r>
      <w:proofErr w:type="spellStart"/>
      <w:r w:rsidRPr="00BF5E6E">
        <w:rPr>
          <w:rFonts w:ascii="Times New Roman" w:hAnsi="Times New Roman" w:cs="Times New Roman"/>
          <w:sz w:val="22"/>
          <w:szCs w:val="24"/>
          <w:lang w:val="en-US"/>
        </w:rPr>
        <w:t>i</w:t>
      </w:r>
      <w:proofErr w:type="spellEnd"/>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Add "X" prefix to n coordinates</w:t>
      </w:r>
    </w:p>
    <w:p w14:paraId="3DEC9599"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for </w:t>
      </w:r>
      <w:proofErr w:type="spellStart"/>
      <w:r w:rsidRPr="00BF5E6E">
        <w:rPr>
          <w:rFonts w:ascii="Times New Roman" w:hAnsi="Times New Roman" w:cs="Times New Roman"/>
          <w:sz w:val="22"/>
          <w:szCs w:val="24"/>
          <w:lang w:val="en-US"/>
        </w:rPr>
        <w:t>i</w:t>
      </w:r>
      <w:proofErr w:type="spellEnd"/>
      <w:r w:rsidRPr="00BF5E6E">
        <w:rPr>
          <w:rFonts w:ascii="Times New Roman" w:hAnsi="Times New Roman" w:cs="Times New Roman"/>
          <w:sz w:val="22"/>
          <w:szCs w:val="24"/>
          <w:lang w:val="en-US"/>
        </w:rPr>
        <w:t xml:space="preserve"> in range(n): </w:t>
      </w:r>
    </w:p>
    <w:p w14:paraId="3833E87F"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    </w:t>
      </w:r>
      <w:proofErr w:type="spellStart"/>
      <w:r w:rsidRPr="00BF5E6E">
        <w:rPr>
          <w:rFonts w:ascii="Times New Roman" w:hAnsi="Times New Roman" w:cs="Times New Roman"/>
          <w:sz w:val="22"/>
          <w:szCs w:val="24"/>
          <w:lang w:val="en-US"/>
        </w:rPr>
        <w:t>ly</w:t>
      </w:r>
      <w:proofErr w:type="spell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i</w:t>
      </w:r>
      <w:proofErr w:type="spellEnd"/>
      <w:r w:rsidRPr="00BF5E6E">
        <w:rPr>
          <w:rFonts w:ascii="Times New Roman" w:hAnsi="Times New Roman" w:cs="Times New Roman"/>
          <w:sz w:val="22"/>
          <w:szCs w:val="24"/>
          <w:lang w:val="en-US"/>
        </w:rPr>
        <w:t xml:space="preserve">] = ('Y' + </w:t>
      </w:r>
      <w:proofErr w:type="spellStart"/>
      <w:r w:rsidRPr="00BF5E6E">
        <w:rPr>
          <w:rFonts w:ascii="Times New Roman" w:hAnsi="Times New Roman" w:cs="Times New Roman"/>
          <w:sz w:val="22"/>
          <w:szCs w:val="24"/>
          <w:lang w:val="en-US"/>
        </w:rPr>
        <w:t>ly</w:t>
      </w:r>
      <w:proofErr w:type="spell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i</w:t>
      </w:r>
      <w:proofErr w:type="spellEnd"/>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Add "Y" prefix to n coordinates</w:t>
      </w:r>
    </w:p>
    <w:p w14:paraId="3A6B28C7"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for </w:t>
      </w:r>
      <w:proofErr w:type="spellStart"/>
      <w:r w:rsidRPr="00BF5E6E">
        <w:rPr>
          <w:rFonts w:ascii="Times New Roman" w:hAnsi="Times New Roman" w:cs="Times New Roman"/>
          <w:sz w:val="22"/>
          <w:szCs w:val="24"/>
          <w:lang w:val="en-US"/>
        </w:rPr>
        <w:t>i</w:t>
      </w:r>
      <w:proofErr w:type="spellEnd"/>
      <w:r w:rsidRPr="00BF5E6E">
        <w:rPr>
          <w:rFonts w:ascii="Times New Roman" w:hAnsi="Times New Roman" w:cs="Times New Roman"/>
          <w:sz w:val="22"/>
          <w:szCs w:val="24"/>
          <w:lang w:val="en-US"/>
        </w:rPr>
        <w:t xml:space="preserve"> in range(n): </w:t>
      </w:r>
    </w:p>
    <w:p w14:paraId="3C082F90"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    </w:t>
      </w:r>
      <w:proofErr w:type="spellStart"/>
      <w:r w:rsidRPr="00BF5E6E">
        <w:rPr>
          <w:rFonts w:ascii="Times New Roman" w:hAnsi="Times New Roman" w:cs="Times New Roman"/>
          <w:sz w:val="22"/>
          <w:szCs w:val="24"/>
          <w:lang w:val="en-US"/>
        </w:rPr>
        <w:t>lz</w:t>
      </w:r>
      <w:proofErr w:type="spell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i</w:t>
      </w:r>
      <w:proofErr w:type="spellEnd"/>
      <w:r w:rsidRPr="00BF5E6E">
        <w:rPr>
          <w:rFonts w:ascii="Times New Roman" w:hAnsi="Times New Roman" w:cs="Times New Roman"/>
          <w:sz w:val="22"/>
          <w:szCs w:val="24"/>
          <w:lang w:val="en-US"/>
        </w:rPr>
        <w:t xml:space="preserve">] = ('Z' + </w:t>
      </w:r>
      <w:proofErr w:type="spellStart"/>
      <w:r w:rsidRPr="00BF5E6E">
        <w:rPr>
          <w:rFonts w:ascii="Times New Roman" w:hAnsi="Times New Roman" w:cs="Times New Roman"/>
          <w:sz w:val="22"/>
          <w:szCs w:val="24"/>
          <w:lang w:val="en-US"/>
        </w:rPr>
        <w:t>lz</w:t>
      </w:r>
      <w:proofErr w:type="spell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i</w:t>
      </w:r>
      <w:proofErr w:type="spellEnd"/>
      <w:proofErr w:type="gramStart"/>
      <w:r w:rsidRPr="00BF5E6E">
        <w:rPr>
          <w:rFonts w:ascii="Times New Roman" w:hAnsi="Times New Roman" w:cs="Times New Roman"/>
          <w:sz w:val="22"/>
          <w:szCs w:val="24"/>
          <w:lang w:val="en-US"/>
        </w:rPr>
        <w:t>])  #</w:t>
      </w:r>
      <w:proofErr w:type="gramEnd"/>
      <w:r w:rsidRPr="00BF5E6E">
        <w:rPr>
          <w:rFonts w:ascii="Times New Roman" w:hAnsi="Times New Roman" w:cs="Times New Roman"/>
          <w:sz w:val="22"/>
          <w:szCs w:val="24"/>
          <w:lang w:val="en-US"/>
        </w:rPr>
        <w:t xml:space="preserve"> Add "Z" prefix to n coordinates</w:t>
      </w:r>
    </w:p>
    <w:p w14:paraId="211575EA" w14:textId="77777777" w:rsidR="00250A2F" w:rsidRPr="00BF5E6E" w:rsidRDefault="00250A2F" w:rsidP="00250A2F">
      <w:pPr>
        <w:rPr>
          <w:rFonts w:ascii="Times New Roman" w:hAnsi="Times New Roman" w:cs="Times New Roman"/>
          <w:sz w:val="22"/>
          <w:szCs w:val="24"/>
          <w:lang w:val="en-US"/>
        </w:rPr>
      </w:pPr>
    </w:p>
    <w:p w14:paraId="4F595A3D"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df_gchord</w:t>
      </w:r>
      <w:proofErr w:type="spellEnd"/>
      <w:r w:rsidRPr="00BF5E6E">
        <w:rPr>
          <w:rFonts w:ascii="Times New Roman" w:hAnsi="Times New Roman" w:cs="Times New Roman"/>
          <w:sz w:val="22"/>
          <w:szCs w:val="24"/>
          <w:lang w:val="en-US"/>
        </w:rPr>
        <w:t xml:space="preserve"> = </w:t>
      </w:r>
      <w:proofErr w:type="spellStart"/>
      <w:proofErr w:type="gramStart"/>
      <w:r w:rsidRPr="00BF5E6E">
        <w:rPr>
          <w:rFonts w:ascii="Times New Roman" w:hAnsi="Times New Roman" w:cs="Times New Roman"/>
          <w:sz w:val="22"/>
          <w:szCs w:val="24"/>
          <w:lang w:val="en-US"/>
        </w:rPr>
        <w:t>pd.DataFrame</w:t>
      </w:r>
      <w:proofErr w:type="spellEnd"/>
      <w:proofErr w:type="gramEnd"/>
      <w:r w:rsidRPr="00BF5E6E">
        <w:rPr>
          <w:rFonts w:ascii="Times New Roman" w:hAnsi="Times New Roman" w:cs="Times New Roman"/>
          <w:sz w:val="22"/>
          <w:szCs w:val="24"/>
          <w:lang w:val="en-US"/>
        </w:rPr>
        <w:t>(data</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'G': 'G01', 'x': lx, 'y': </w:t>
      </w:r>
      <w:proofErr w:type="spellStart"/>
      <w:r w:rsidRPr="00BF5E6E">
        <w:rPr>
          <w:rFonts w:ascii="Times New Roman" w:hAnsi="Times New Roman" w:cs="Times New Roman"/>
          <w:sz w:val="22"/>
          <w:szCs w:val="24"/>
          <w:lang w:val="en-US"/>
        </w:rPr>
        <w:t>ly</w:t>
      </w:r>
      <w:proofErr w:type="spellEnd"/>
      <w:r w:rsidRPr="00BF5E6E">
        <w:rPr>
          <w:rFonts w:ascii="Times New Roman" w:hAnsi="Times New Roman" w:cs="Times New Roman"/>
          <w:sz w:val="22"/>
          <w:szCs w:val="24"/>
          <w:lang w:val="en-US"/>
        </w:rPr>
        <w:t xml:space="preserve">, 'z': </w:t>
      </w:r>
      <w:proofErr w:type="spellStart"/>
      <w:r w:rsidRPr="00BF5E6E">
        <w:rPr>
          <w:rFonts w:ascii="Times New Roman" w:hAnsi="Times New Roman" w:cs="Times New Roman"/>
          <w:sz w:val="22"/>
          <w:szCs w:val="24"/>
          <w:lang w:val="en-US"/>
        </w:rPr>
        <w:t>lz</w:t>
      </w:r>
      <w:proofErr w:type="spellEnd"/>
      <w:r w:rsidRPr="00BF5E6E">
        <w:rPr>
          <w:rFonts w:ascii="Times New Roman" w:hAnsi="Times New Roman" w:cs="Times New Roman"/>
          <w:sz w:val="22"/>
          <w:szCs w:val="24"/>
          <w:lang w:val="en-US"/>
        </w:rPr>
        <w:t>, 'EOB': '</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w:t>
      </w:r>
    </w:p>
    <w:p w14:paraId="31E7B3E6"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lastRenderedPageBreak/>
        <w:t>glist</w:t>
      </w:r>
      <w:proofErr w:type="spellEnd"/>
      <w:r w:rsidRPr="00BF5E6E">
        <w:rPr>
          <w:rFonts w:ascii="Times New Roman" w:hAnsi="Times New Roman" w:cs="Times New Roman"/>
          <w:sz w:val="22"/>
          <w:szCs w:val="24"/>
          <w:lang w:val="en-US"/>
        </w:rPr>
        <w:t xml:space="preserve"> = </w:t>
      </w:r>
      <w:proofErr w:type="spellStart"/>
      <w:r w:rsidRPr="00BF5E6E">
        <w:rPr>
          <w:rFonts w:ascii="Times New Roman" w:hAnsi="Times New Roman" w:cs="Times New Roman"/>
          <w:sz w:val="22"/>
          <w:szCs w:val="24"/>
          <w:lang w:val="en-US"/>
        </w:rPr>
        <w:t>df_</w:t>
      </w:r>
      <w:proofErr w:type="gramStart"/>
      <w:r w:rsidRPr="00BF5E6E">
        <w:rPr>
          <w:rFonts w:ascii="Times New Roman" w:hAnsi="Times New Roman" w:cs="Times New Roman"/>
          <w:sz w:val="22"/>
          <w:szCs w:val="24"/>
          <w:lang w:val="en-US"/>
        </w:rPr>
        <w:t>gchord.values</w:t>
      </w:r>
      <w:proofErr w:type="spellEnd"/>
      <w:proofErr w:type="gramEnd"/>
    </w:p>
    <w:p w14:paraId="20ED3AF3" w14:textId="77777777" w:rsidR="00250A2F" w:rsidRPr="00BF5E6E" w:rsidRDefault="00250A2F" w:rsidP="00250A2F">
      <w:pPr>
        <w:rPr>
          <w:rFonts w:ascii="Times New Roman" w:hAnsi="Times New Roman" w:cs="Times New Roman"/>
          <w:sz w:val="22"/>
          <w:szCs w:val="24"/>
          <w:lang w:val="en-US"/>
        </w:rPr>
      </w:pPr>
    </w:p>
    <w:p w14:paraId="47FB3F30"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outf</w:t>
      </w:r>
      <w:proofErr w:type="spellEnd"/>
      <w:r w:rsidRPr="00BF5E6E">
        <w:rPr>
          <w:rFonts w:ascii="Times New Roman" w:hAnsi="Times New Roman" w:cs="Times New Roman"/>
          <w:sz w:val="22"/>
          <w:szCs w:val="24"/>
          <w:lang w:val="en-US"/>
        </w:rPr>
        <w:t xml:space="preserve"> = </w:t>
      </w:r>
      <w:proofErr w:type="gramStart"/>
      <w:r w:rsidRPr="00BF5E6E">
        <w:rPr>
          <w:rFonts w:ascii="Times New Roman" w:hAnsi="Times New Roman" w:cs="Times New Roman"/>
          <w:sz w:val="22"/>
          <w:szCs w:val="24"/>
          <w:lang w:val="en-US"/>
        </w:rPr>
        <w:t>open(</w:t>
      </w:r>
      <w:proofErr w:type="gramEnd"/>
      <w:r w:rsidRPr="00BF5E6E">
        <w:rPr>
          <w:rFonts w:ascii="Times New Roman" w:hAnsi="Times New Roman" w:cs="Times New Roman"/>
          <w:sz w:val="22"/>
          <w:szCs w:val="24"/>
          <w:lang w:val="en-US"/>
        </w:rPr>
        <w:t>"Gchord.csv", 'w', newline</w:t>
      </w:r>
      <w:proofErr w:type="gramStart"/>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 </w:t>
      </w:r>
    </w:p>
    <w:p w14:paraId="0CB3F626" w14:textId="77777777" w:rsidR="00250A2F" w:rsidRPr="00BF5E6E" w:rsidRDefault="00250A2F" w:rsidP="00250A2F">
      <w:pPr>
        <w:rPr>
          <w:rFonts w:ascii="Times New Roman" w:hAnsi="Times New Roman" w:cs="Times New Roman"/>
          <w:sz w:val="22"/>
          <w:szCs w:val="24"/>
          <w:lang w:val="en-US"/>
        </w:rPr>
      </w:pPr>
      <w:r w:rsidRPr="00BF5E6E">
        <w:rPr>
          <w:rFonts w:ascii="Times New Roman" w:hAnsi="Times New Roman" w:cs="Times New Roman"/>
          <w:sz w:val="22"/>
          <w:szCs w:val="24"/>
          <w:lang w:val="en-US"/>
        </w:rPr>
        <w:t xml:space="preserve">writer = </w:t>
      </w:r>
      <w:proofErr w:type="spellStart"/>
      <w:proofErr w:type="gramStart"/>
      <w:r w:rsidRPr="00BF5E6E">
        <w:rPr>
          <w:rFonts w:ascii="Times New Roman" w:hAnsi="Times New Roman" w:cs="Times New Roman"/>
          <w:sz w:val="22"/>
          <w:szCs w:val="24"/>
          <w:lang w:val="en-US"/>
        </w:rPr>
        <w:t>csv.writer</w:t>
      </w:r>
      <w:proofErr w:type="spellEnd"/>
      <w:proofErr w:type="gram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outf</w:t>
      </w:r>
      <w:proofErr w:type="spellEnd"/>
      <w:r w:rsidRPr="00BF5E6E">
        <w:rPr>
          <w:rFonts w:ascii="Times New Roman" w:hAnsi="Times New Roman" w:cs="Times New Roman"/>
          <w:sz w:val="22"/>
          <w:szCs w:val="24"/>
          <w:lang w:val="en-US"/>
        </w:rPr>
        <w:t xml:space="preserve">) </w:t>
      </w:r>
    </w:p>
    <w:p w14:paraId="6EF6BDE2" w14:textId="77777777" w:rsidR="00250A2F" w:rsidRPr="00BF5E6E" w:rsidRDefault="00250A2F" w:rsidP="00250A2F">
      <w:pPr>
        <w:rPr>
          <w:rFonts w:ascii="Times New Roman" w:hAnsi="Times New Roman" w:cs="Times New Roman"/>
          <w:sz w:val="22"/>
          <w:szCs w:val="24"/>
          <w:lang w:val="en-US"/>
        </w:rPr>
      </w:pPr>
      <w:proofErr w:type="spellStart"/>
      <w:proofErr w:type="gramStart"/>
      <w:r w:rsidRPr="00BF5E6E">
        <w:rPr>
          <w:rFonts w:ascii="Times New Roman" w:hAnsi="Times New Roman" w:cs="Times New Roman"/>
          <w:sz w:val="22"/>
          <w:szCs w:val="24"/>
          <w:lang w:val="en-US"/>
        </w:rPr>
        <w:t>writer.writerows</w:t>
      </w:r>
      <w:proofErr w:type="spellEnd"/>
      <w:proofErr w:type="gramEnd"/>
      <w:r w:rsidRPr="00BF5E6E">
        <w:rPr>
          <w:rFonts w:ascii="Times New Roman" w:hAnsi="Times New Roman" w:cs="Times New Roman"/>
          <w:sz w:val="22"/>
          <w:szCs w:val="24"/>
          <w:lang w:val="en-US"/>
        </w:rPr>
        <w:t>(</w:t>
      </w:r>
      <w:proofErr w:type="spellStart"/>
      <w:r w:rsidRPr="00BF5E6E">
        <w:rPr>
          <w:rFonts w:ascii="Times New Roman" w:hAnsi="Times New Roman" w:cs="Times New Roman"/>
          <w:sz w:val="22"/>
          <w:szCs w:val="24"/>
          <w:lang w:val="en-US"/>
        </w:rPr>
        <w:t>glist</w:t>
      </w:r>
      <w:proofErr w:type="spellEnd"/>
      <w:r w:rsidRPr="00BF5E6E">
        <w:rPr>
          <w:rFonts w:ascii="Times New Roman" w:hAnsi="Times New Roman" w:cs="Times New Roman"/>
          <w:sz w:val="22"/>
          <w:szCs w:val="24"/>
          <w:lang w:val="en-US"/>
        </w:rPr>
        <w:t xml:space="preserve">) </w:t>
      </w:r>
    </w:p>
    <w:p w14:paraId="0ADF7C25" w14:textId="77777777" w:rsidR="00250A2F" w:rsidRPr="00BF5E6E" w:rsidRDefault="00250A2F" w:rsidP="00250A2F">
      <w:pPr>
        <w:rPr>
          <w:rFonts w:ascii="Times New Roman" w:hAnsi="Times New Roman" w:cs="Times New Roman"/>
          <w:sz w:val="22"/>
          <w:szCs w:val="24"/>
          <w:lang w:val="en-US"/>
        </w:rPr>
      </w:pPr>
      <w:proofErr w:type="spellStart"/>
      <w:proofErr w:type="gramStart"/>
      <w:r w:rsidRPr="00BF5E6E">
        <w:rPr>
          <w:rFonts w:ascii="Times New Roman" w:hAnsi="Times New Roman" w:cs="Times New Roman"/>
          <w:sz w:val="22"/>
          <w:szCs w:val="24"/>
          <w:lang w:val="en-US"/>
        </w:rPr>
        <w:t>outf.close</w:t>
      </w:r>
      <w:proofErr w:type="spellEnd"/>
      <w:proofErr w:type="gramEnd"/>
      <w:r w:rsidRPr="00BF5E6E">
        <w:rPr>
          <w:rFonts w:ascii="Times New Roman" w:hAnsi="Times New Roman" w:cs="Times New Roman"/>
          <w:sz w:val="22"/>
          <w:szCs w:val="24"/>
          <w:lang w:val="en-US"/>
        </w:rPr>
        <w:t xml:space="preserve">() </w:t>
      </w:r>
    </w:p>
    <w:p w14:paraId="3AAA406E" w14:textId="77777777" w:rsidR="00250A2F" w:rsidRPr="00BF5E6E"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df_g</w:t>
      </w:r>
      <w:proofErr w:type="spellEnd"/>
      <w:r w:rsidRPr="00BF5E6E">
        <w:rPr>
          <w:rFonts w:ascii="Times New Roman" w:hAnsi="Times New Roman" w:cs="Times New Roman"/>
          <w:sz w:val="22"/>
          <w:szCs w:val="24"/>
          <w:lang w:val="en-US"/>
        </w:rPr>
        <w:t xml:space="preserve"> = </w:t>
      </w:r>
      <w:proofErr w:type="spellStart"/>
      <w:proofErr w:type="gramStart"/>
      <w:r w:rsidRPr="00BF5E6E">
        <w:rPr>
          <w:rFonts w:ascii="Times New Roman" w:hAnsi="Times New Roman" w:cs="Times New Roman"/>
          <w:sz w:val="22"/>
          <w:szCs w:val="24"/>
          <w:lang w:val="en-US"/>
        </w:rPr>
        <w:t>pd.read</w:t>
      </w:r>
      <w:proofErr w:type="gramEnd"/>
      <w:r w:rsidRPr="00BF5E6E">
        <w:rPr>
          <w:rFonts w:ascii="Times New Roman" w:hAnsi="Times New Roman" w:cs="Times New Roman"/>
          <w:sz w:val="22"/>
          <w:szCs w:val="24"/>
          <w:lang w:val="en-US"/>
        </w:rPr>
        <w:t>_csv</w:t>
      </w:r>
      <w:proofErr w:type="spellEnd"/>
      <w:r w:rsidRPr="00BF5E6E">
        <w:rPr>
          <w:rFonts w:ascii="Times New Roman" w:hAnsi="Times New Roman" w:cs="Times New Roman"/>
          <w:sz w:val="22"/>
          <w:szCs w:val="24"/>
          <w:lang w:val="en-US"/>
        </w:rPr>
        <w:t xml:space="preserve">('Gchord.csv') </w:t>
      </w:r>
    </w:p>
    <w:p w14:paraId="30767D26" w14:textId="77777777" w:rsidR="00250A2F" w:rsidRPr="00BF5E6E" w:rsidRDefault="00250A2F" w:rsidP="00250A2F">
      <w:pPr>
        <w:rPr>
          <w:rFonts w:ascii="Times New Roman" w:hAnsi="Times New Roman" w:cs="Times New Roman"/>
          <w:sz w:val="22"/>
          <w:szCs w:val="24"/>
          <w:lang w:val="en-US"/>
        </w:rPr>
      </w:pPr>
    </w:p>
    <w:p w14:paraId="4CABF5B1" w14:textId="77777777" w:rsidR="00250A2F" w:rsidRDefault="00250A2F" w:rsidP="00250A2F">
      <w:pPr>
        <w:rPr>
          <w:rFonts w:ascii="Times New Roman" w:hAnsi="Times New Roman" w:cs="Times New Roman"/>
          <w:sz w:val="22"/>
          <w:szCs w:val="24"/>
          <w:lang w:val="en-US"/>
        </w:rPr>
      </w:pPr>
      <w:proofErr w:type="spellStart"/>
      <w:r w:rsidRPr="00BF5E6E">
        <w:rPr>
          <w:rFonts w:ascii="Times New Roman" w:hAnsi="Times New Roman" w:cs="Times New Roman"/>
          <w:sz w:val="22"/>
          <w:szCs w:val="24"/>
          <w:lang w:val="en-US"/>
        </w:rPr>
        <w:t>df_g.to_</w:t>
      </w:r>
      <w:proofErr w:type="gramStart"/>
      <w:r w:rsidRPr="00BF5E6E">
        <w:rPr>
          <w:rFonts w:ascii="Times New Roman" w:hAnsi="Times New Roman" w:cs="Times New Roman"/>
          <w:sz w:val="22"/>
          <w:szCs w:val="24"/>
          <w:lang w:val="en-US"/>
        </w:rPr>
        <w:t>csv</w:t>
      </w:r>
      <w:proofErr w:type="spellEnd"/>
      <w:r w:rsidRPr="00BF5E6E">
        <w:rPr>
          <w:rFonts w:ascii="Times New Roman" w:hAnsi="Times New Roman" w:cs="Times New Roman"/>
          <w:sz w:val="22"/>
          <w:szCs w:val="24"/>
          <w:lang w:val="en-US"/>
        </w:rPr>
        <w:t>(</w:t>
      </w:r>
      <w:proofErr w:type="gramEnd"/>
      <w:r w:rsidRPr="00BF5E6E">
        <w:rPr>
          <w:rFonts w:ascii="Times New Roman" w:hAnsi="Times New Roman" w:cs="Times New Roman"/>
          <w:sz w:val="22"/>
          <w:szCs w:val="24"/>
          <w:lang w:val="en-US"/>
        </w:rPr>
        <w:t xml:space="preserve">'Gchord.txt', index=False, </w:t>
      </w:r>
      <w:proofErr w:type="spellStart"/>
      <w:r w:rsidRPr="00BF5E6E">
        <w:rPr>
          <w:rFonts w:ascii="Times New Roman" w:hAnsi="Times New Roman" w:cs="Times New Roman"/>
          <w:sz w:val="22"/>
          <w:szCs w:val="24"/>
          <w:lang w:val="en-US"/>
        </w:rPr>
        <w:t>sep</w:t>
      </w:r>
      <w:proofErr w:type="spellEnd"/>
      <w:r w:rsidRPr="00BF5E6E">
        <w:rPr>
          <w:rFonts w:ascii="Times New Roman" w:hAnsi="Times New Roman" w:cs="Times New Roman"/>
          <w:sz w:val="22"/>
          <w:szCs w:val="24"/>
          <w:lang w:val="en-US"/>
        </w:rPr>
        <w:t>=" ")</w:t>
      </w:r>
    </w:p>
    <w:p w14:paraId="7BFD6DCD" w14:textId="77777777" w:rsidR="00250A2F" w:rsidRPr="002C3B95" w:rsidRDefault="00250A2F" w:rsidP="00250A2F">
      <w:pPr>
        <w:rPr>
          <w:rFonts w:ascii="Times New Roman" w:hAnsi="Times New Roman" w:cs="Times New Roman"/>
          <w:sz w:val="22"/>
          <w:szCs w:val="24"/>
          <w:lang w:val="en-US"/>
        </w:rPr>
      </w:pPr>
    </w:p>
    <w:p w14:paraId="446A3DE5" w14:textId="77777777" w:rsidR="00250A2F" w:rsidRPr="0049326B" w:rsidRDefault="00250A2F" w:rsidP="00250A2F">
      <w:pPr>
        <w:jc w:val="center"/>
        <w:rPr>
          <w:rFonts w:ascii="Times New Roman" w:hAnsi="Times New Roman" w:cs="Times New Roman"/>
          <w:szCs w:val="21"/>
          <w:lang w:val="en-US"/>
        </w:rPr>
      </w:pPr>
      <w:r w:rsidRPr="0049326B">
        <w:rPr>
          <w:rFonts w:ascii="Times New Roman" w:hAnsi="Times New Roman" w:cs="Times New Roman"/>
          <w:szCs w:val="21"/>
          <w:lang w:val="en-US"/>
        </w:rPr>
        <w:t xml:space="preserve">Figure 2.3 </w:t>
      </w:r>
      <w:r>
        <w:rPr>
          <w:rFonts w:ascii="Times New Roman" w:hAnsi="Times New Roman" w:cs="Times New Roman"/>
          <w:szCs w:val="21"/>
          <w:lang w:val="en-US"/>
        </w:rPr>
        <w:t>G-code conversion and exporting the G-code to a text file.</w:t>
      </w:r>
    </w:p>
    <w:p w14:paraId="3AD54DBD" w14:textId="77777777" w:rsidR="00250A2F" w:rsidRPr="00A25C03" w:rsidRDefault="00250A2F" w:rsidP="00250A2F">
      <w:pPr>
        <w:spacing w:before="160"/>
        <w:rPr>
          <w:rFonts w:ascii="Times New Roman" w:hAnsi="Times New Roman" w:cs="Times New Roman"/>
          <w:b/>
          <w:bCs/>
          <w:sz w:val="24"/>
          <w:szCs w:val="24"/>
        </w:rPr>
      </w:pPr>
      <w:r w:rsidRPr="00A25C03">
        <w:rPr>
          <w:rFonts w:ascii="Times New Roman" w:hAnsi="Times New Roman" w:cs="Times New Roman"/>
          <w:b/>
          <w:bCs/>
          <w:sz w:val="24"/>
          <w:szCs w:val="24"/>
        </w:rPr>
        <w:t>2.4.3 Experimental equipment:</w:t>
      </w:r>
    </w:p>
    <w:p w14:paraId="24141372" w14:textId="77777777" w:rsidR="00250A2F" w:rsidRPr="00A25C03" w:rsidRDefault="00250A2F" w:rsidP="00250A2F">
      <w:pPr>
        <w:ind w:firstLine="360"/>
        <w:rPr>
          <w:rFonts w:ascii="Times New Roman" w:hAnsi="Times New Roman" w:cs="Times New Roman"/>
          <w:sz w:val="22"/>
          <w:szCs w:val="24"/>
          <w:lang w:val="en-US"/>
        </w:rPr>
      </w:pPr>
      <w:r w:rsidRPr="00F771F1">
        <w:rPr>
          <w:rFonts w:ascii="Times New Roman" w:hAnsi="Times New Roman" w:cs="Times New Roman"/>
          <w:sz w:val="22"/>
          <w:szCs w:val="24"/>
          <w:highlight w:val="yellow"/>
          <w:lang w:val="en-US"/>
        </w:rPr>
        <w:t xml:space="preserve">In the previous research the following equipment </w:t>
      </w:r>
      <w:proofErr w:type="gramStart"/>
      <w:r w:rsidRPr="00F771F1">
        <w:rPr>
          <w:rFonts w:ascii="Times New Roman" w:hAnsi="Times New Roman" w:cs="Times New Roman"/>
          <w:sz w:val="22"/>
          <w:szCs w:val="24"/>
          <w:highlight w:val="yellow"/>
          <w:lang w:val="en-US"/>
        </w:rPr>
        <w:t>were</w:t>
      </w:r>
      <w:proofErr w:type="gramEnd"/>
      <w:r w:rsidRPr="00F771F1">
        <w:rPr>
          <w:rFonts w:ascii="Times New Roman" w:hAnsi="Times New Roman" w:cs="Times New Roman"/>
          <w:sz w:val="22"/>
          <w:szCs w:val="24"/>
          <w:highlight w:val="yellow"/>
          <w:lang w:val="en-US"/>
        </w:rPr>
        <w:t xml:space="preserve"> used, most of the materials used in the previous experiment will be used in the research and will be explained more in detail in a later section.</w:t>
      </w:r>
    </w:p>
    <w:p w14:paraId="313AB057" w14:textId="77777777" w:rsidR="00250A2F" w:rsidRPr="00A25C03" w:rsidRDefault="00250A2F" w:rsidP="00250A2F">
      <w:pPr>
        <w:pStyle w:val="ListParagraph"/>
        <w:numPr>
          <w:ilvl w:val="0"/>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 xml:space="preserve">CFRTP sheet (PA6 matrix, 20 </w:t>
      </w:r>
      <w:proofErr w:type="spellStart"/>
      <w:r w:rsidRPr="00A25C03">
        <w:rPr>
          <w:rFonts w:ascii="Times New Roman" w:hAnsi="Times New Roman" w:cs="Times New Roman"/>
          <w:sz w:val="22"/>
          <w:szCs w:val="24"/>
          <w:lang w:val="en-US"/>
        </w:rPr>
        <w:t>wt</w:t>
      </w:r>
      <w:proofErr w:type="spellEnd"/>
      <w:r w:rsidRPr="00A25C03">
        <w:rPr>
          <w:rFonts w:ascii="Times New Roman" w:hAnsi="Times New Roman" w:cs="Times New Roman"/>
          <w:sz w:val="22"/>
          <w:szCs w:val="24"/>
          <w:lang w:val="en-US"/>
        </w:rPr>
        <w:t>% carbon fiber)</w:t>
      </w:r>
    </w:p>
    <w:p w14:paraId="338BCEBA"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Size: 110 mm × 110 mm × 1 mm</w:t>
      </w:r>
    </w:p>
    <w:p w14:paraId="1586763D"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Dried at 120°C for 24 hours using an ETTAS oven to prevent moisture-induced degradation.</w:t>
      </w:r>
    </w:p>
    <w:p w14:paraId="6272AC45" w14:textId="77777777" w:rsidR="00250A2F" w:rsidRPr="00A25C03" w:rsidRDefault="00250A2F" w:rsidP="00250A2F">
      <w:pPr>
        <w:pStyle w:val="ListParagraph"/>
        <w:numPr>
          <w:ilvl w:val="0"/>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Heating Equipment:</w:t>
      </w:r>
    </w:p>
    <w:p w14:paraId="6447B00D"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Oil bath: T-22H model (Thomas Scientific)</w:t>
      </w:r>
    </w:p>
    <w:p w14:paraId="2D39CC86" w14:textId="77777777" w:rsidR="00250A2F" w:rsidRPr="00A25C03" w:rsidRDefault="00250A2F" w:rsidP="00250A2F">
      <w:pPr>
        <w:pStyle w:val="ListParagraph"/>
        <w:numPr>
          <w:ilvl w:val="2"/>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Temperature range: up to 200°C</w:t>
      </w:r>
    </w:p>
    <w:p w14:paraId="1D67F671" w14:textId="77777777" w:rsidR="00250A2F" w:rsidRPr="00A25C03" w:rsidRDefault="00250A2F" w:rsidP="00250A2F">
      <w:pPr>
        <w:pStyle w:val="ListParagraph"/>
        <w:numPr>
          <w:ilvl w:val="2"/>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Precision: ±0.2°C (PID controlled)</w:t>
      </w:r>
    </w:p>
    <w:p w14:paraId="386604A6" w14:textId="77777777" w:rsidR="00250A2F" w:rsidRPr="00A25C03" w:rsidRDefault="00250A2F" w:rsidP="00250A2F">
      <w:pPr>
        <w:pStyle w:val="ListParagraph"/>
        <w:numPr>
          <w:ilvl w:val="2"/>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Stirring method: jet circulation</w:t>
      </w:r>
    </w:p>
    <w:p w14:paraId="3CCD259A" w14:textId="77777777" w:rsidR="00250A2F" w:rsidRPr="00A25C03" w:rsidRDefault="00250A2F" w:rsidP="00250A2F">
      <w:pPr>
        <w:pStyle w:val="ListParagraph"/>
        <w:numPr>
          <w:ilvl w:val="0"/>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Oil used: KF968 (Shin-Etsu)</w:t>
      </w:r>
    </w:p>
    <w:p w14:paraId="252861DC"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Non-volatile, stable to 250°C, fire-resistant</w:t>
      </w:r>
    </w:p>
    <w:p w14:paraId="193EF164" w14:textId="77777777" w:rsidR="00250A2F" w:rsidRPr="00A25C03" w:rsidRDefault="00250A2F" w:rsidP="00250A2F">
      <w:pPr>
        <w:pStyle w:val="ListParagraph"/>
        <w:numPr>
          <w:ilvl w:val="0"/>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Forming System:</w:t>
      </w:r>
    </w:p>
    <w:p w14:paraId="1EBF5336"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 xml:space="preserve">CNC Machine: </w:t>
      </w:r>
      <w:proofErr w:type="spellStart"/>
      <w:r w:rsidRPr="00A25C03">
        <w:rPr>
          <w:rFonts w:ascii="Times New Roman" w:hAnsi="Times New Roman" w:cs="Times New Roman"/>
          <w:sz w:val="22"/>
          <w:szCs w:val="24"/>
          <w:lang w:val="en-US"/>
        </w:rPr>
        <w:t>Sodick</w:t>
      </w:r>
      <w:proofErr w:type="spellEnd"/>
      <w:r w:rsidRPr="00A25C03">
        <w:rPr>
          <w:rFonts w:ascii="Times New Roman" w:hAnsi="Times New Roman" w:cs="Times New Roman"/>
          <w:sz w:val="22"/>
          <w:szCs w:val="24"/>
          <w:lang w:val="en-US"/>
        </w:rPr>
        <w:t xml:space="preserve"> MC430L</w:t>
      </w:r>
    </w:p>
    <w:p w14:paraId="2CE7F5D7" w14:textId="77777777" w:rsidR="00250A2F" w:rsidRPr="00A25C03" w:rsidRDefault="00250A2F" w:rsidP="00250A2F">
      <w:pPr>
        <w:pStyle w:val="ListParagraph"/>
        <w:numPr>
          <w:ilvl w:val="2"/>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Travel: X 420 / Y 350 / Z 200 mm</w:t>
      </w:r>
    </w:p>
    <w:p w14:paraId="59CF0DEC" w14:textId="77777777" w:rsidR="00250A2F" w:rsidRPr="00A25C03" w:rsidRDefault="00250A2F" w:rsidP="00250A2F">
      <w:pPr>
        <w:pStyle w:val="ListParagraph"/>
        <w:numPr>
          <w:ilvl w:val="2"/>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Feed: up to 36 m/min</w:t>
      </w:r>
    </w:p>
    <w:p w14:paraId="7756083F"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 xml:space="preserve">Tool (Mandrel): SUS304, 5 mm </w:t>
      </w:r>
      <w:proofErr w:type="spellStart"/>
      <w:r w:rsidRPr="00A25C03">
        <w:rPr>
          <w:rFonts w:ascii="Times New Roman" w:hAnsi="Times New Roman" w:cs="Times New Roman"/>
          <w:sz w:val="22"/>
          <w:szCs w:val="24"/>
          <w:lang w:val="en-US"/>
        </w:rPr>
        <w:t>dia</w:t>
      </w:r>
      <w:proofErr w:type="spellEnd"/>
      <w:r w:rsidRPr="00A25C03">
        <w:rPr>
          <w:rFonts w:ascii="Times New Roman" w:hAnsi="Times New Roman" w:cs="Times New Roman"/>
          <w:sz w:val="22"/>
          <w:szCs w:val="24"/>
          <w:lang w:val="en-US"/>
        </w:rPr>
        <w:t>, 2.5 mm radius tip, 60 mm long</w:t>
      </w:r>
    </w:p>
    <w:p w14:paraId="3A876035" w14:textId="77777777" w:rsidR="00250A2F" w:rsidRPr="00A25C03" w:rsidRDefault="00250A2F" w:rsidP="00250A2F">
      <w:pPr>
        <w:pStyle w:val="ListParagraph"/>
        <w:numPr>
          <w:ilvl w:val="1"/>
          <w:numId w:val="3"/>
        </w:numPr>
        <w:rPr>
          <w:rFonts w:ascii="Times New Roman" w:hAnsi="Times New Roman" w:cs="Times New Roman"/>
          <w:sz w:val="22"/>
          <w:szCs w:val="24"/>
          <w:lang w:val="en-US"/>
        </w:rPr>
      </w:pPr>
      <w:r w:rsidRPr="00A25C03">
        <w:rPr>
          <w:rFonts w:ascii="Times New Roman" w:hAnsi="Times New Roman" w:cs="Times New Roman"/>
          <w:sz w:val="22"/>
          <w:szCs w:val="24"/>
          <w:lang w:val="en-US"/>
        </w:rPr>
        <w:t>Custom jig submerged in the oil bath with secure clamping and easy detachment for safety and repeatability.</w:t>
      </w:r>
    </w:p>
    <w:p w14:paraId="7682ACE3" w14:textId="77777777" w:rsidR="00250A2F" w:rsidRPr="002C3B95" w:rsidRDefault="00250A2F" w:rsidP="00250A2F">
      <w:pPr>
        <w:rPr>
          <w:rFonts w:ascii="Times New Roman" w:hAnsi="Times New Roman" w:cs="Times New Roman"/>
          <w:b/>
          <w:bCs/>
          <w:sz w:val="24"/>
          <w:szCs w:val="24"/>
        </w:rPr>
      </w:pPr>
      <w:r w:rsidRPr="002C3B95">
        <w:rPr>
          <w:rFonts w:ascii="Times New Roman" w:hAnsi="Times New Roman" w:cs="Times New Roman"/>
          <w:b/>
          <w:bCs/>
          <w:sz w:val="24"/>
          <w:szCs w:val="24"/>
        </w:rPr>
        <w:t xml:space="preserve">2.4.4 </w:t>
      </w:r>
      <w:r w:rsidRPr="002C3B95">
        <w:rPr>
          <w:rFonts w:ascii="Times New Roman" w:hAnsi="Times New Roman" w:cs="Times New Roman"/>
          <w:b/>
          <w:bCs/>
          <w:sz w:val="24"/>
          <w:szCs w:val="24"/>
          <w:lang w:val="en-US"/>
        </w:rPr>
        <w:t>Results</w:t>
      </w:r>
    </w:p>
    <w:p w14:paraId="0E2F864A" w14:textId="77777777" w:rsidR="00250A2F" w:rsidRPr="002C3B95" w:rsidRDefault="00250A2F" w:rsidP="00250A2F">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From the experiments that were done, it was found that there were several factors that contributed to a successful forming which were, the temperature of the material, the tool rotation, wall angle, radius variations. The temperature that was achieved the best results ranged from 180–200°C (453–473 K) and the lowest temperature that had a successful forming was 323 K. Below 160°C (433 K), material failed to deform properly, often leading to cracks.</w:t>
      </w:r>
    </w:p>
    <w:p w14:paraId="503F883E" w14:textId="77777777" w:rsidR="00250A2F" w:rsidRPr="002C3B95" w:rsidRDefault="00250A2F" w:rsidP="00250A2F">
      <w:pPr>
        <w:ind w:firstLine="360"/>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It was also found that the rotation of the tool at 1000 rpm played a big role in increased depth and smoother walls. When there was no rotation the finish on the surfaces were poor and tended to have uneven wall thickness. </w:t>
      </w:r>
    </w:p>
    <w:p w14:paraId="305A97AE" w14:textId="77777777" w:rsidR="00250A2F" w:rsidRPr="002C3B95" w:rsidRDefault="00250A2F" w:rsidP="00250A2F">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The angle of the wall had some </w:t>
      </w:r>
      <w:proofErr w:type="gramStart"/>
      <w:r w:rsidRPr="002C3B95">
        <w:rPr>
          <w:rFonts w:ascii="Times New Roman" w:hAnsi="Times New Roman" w:cs="Times New Roman"/>
          <w:sz w:val="22"/>
          <w:szCs w:val="24"/>
          <w:lang w:val="en-US"/>
        </w:rPr>
        <w:t>influences</w:t>
      </w:r>
      <w:proofErr w:type="gramEnd"/>
      <w:r w:rsidRPr="002C3B95">
        <w:rPr>
          <w:rFonts w:ascii="Times New Roman" w:hAnsi="Times New Roman" w:cs="Times New Roman"/>
          <w:sz w:val="22"/>
          <w:szCs w:val="24"/>
          <w:lang w:val="en-US"/>
        </w:rPr>
        <w:t xml:space="preserve"> on the forming. The best wall angles tended to be both 30° and 40°. At these angles, it was found that there was smooth forming, minimal springback and when it was closer to 40° there </w:t>
      </w:r>
      <w:proofErr w:type="gramStart"/>
      <w:r w:rsidRPr="002C3B95">
        <w:rPr>
          <w:rFonts w:ascii="Times New Roman" w:hAnsi="Times New Roman" w:cs="Times New Roman"/>
          <w:sz w:val="22"/>
          <w:szCs w:val="24"/>
          <w:lang w:val="en-US"/>
        </w:rPr>
        <w:t>was</w:t>
      </w:r>
      <w:proofErr w:type="gramEnd"/>
      <w:r w:rsidRPr="002C3B95">
        <w:rPr>
          <w:rFonts w:ascii="Times New Roman" w:hAnsi="Times New Roman" w:cs="Times New Roman"/>
          <w:sz w:val="22"/>
          <w:szCs w:val="24"/>
          <w:lang w:val="en-US"/>
        </w:rPr>
        <w:t xml:space="preserve"> some deformations that were observed. Anything that was 50° or greater had risks of cracks and breakage.</w:t>
      </w:r>
    </w:p>
    <w:p w14:paraId="1E79A9EE" w14:textId="77777777" w:rsidR="00250A2F" w:rsidRPr="002C3B95" w:rsidRDefault="00250A2F" w:rsidP="00250A2F">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lastRenderedPageBreak/>
        <w:t>The radius of the shape also played a big part in forming, it was found that the smaller the radius (20 mm) there was a deeper forming depth but a much higher wall stress, and 40 mm produced less depth but more uniform wall strength.</w:t>
      </w:r>
    </w:p>
    <w:p w14:paraId="3C78E062" w14:textId="77777777" w:rsidR="00250A2F" w:rsidRPr="002C3B95" w:rsidRDefault="00250A2F" w:rsidP="00250A2F">
      <w:pPr>
        <w:ind w:firstLine="360"/>
        <w:jc w:val="left"/>
        <w:rPr>
          <w:rFonts w:ascii="Times New Roman" w:hAnsi="Times New Roman" w:cs="Times New Roman"/>
          <w:sz w:val="22"/>
          <w:szCs w:val="24"/>
          <w:lang w:val="en-US"/>
        </w:rPr>
      </w:pPr>
      <w:r w:rsidRPr="002C3B95">
        <w:rPr>
          <w:rFonts w:ascii="Times New Roman" w:hAnsi="Times New Roman" w:cs="Times New Roman"/>
          <w:sz w:val="22"/>
          <w:szCs w:val="24"/>
          <w:lang w:val="en-US"/>
        </w:rPr>
        <w:t xml:space="preserve">The maximum and minimum criteria for a successful forming </w:t>
      </w:r>
      <w:proofErr w:type="gramStart"/>
      <w:r w:rsidRPr="002C3B95">
        <w:rPr>
          <w:rFonts w:ascii="Times New Roman" w:hAnsi="Times New Roman" w:cs="Times New Roman"/>
          <w:sz w:val="22"/>
          <w:szCs w:val="24"/>
          <w:lang w:val="en-US"/>
        </w:rPr>
        <w:t>was</w:t>
      </w:r>
      <w:proofErr w:type="gramEnd"/>
      <w:r w:rsidRPr="002C3B95">
        <w:rPr>
          <w:rFonts w:ascii="Times New Roman" w:hAnsi="Times New Roman" w:cs="Times New Roman"/>
          <w:sz w:val="22"/>
          <w:szCs w:val="24"/>
          <w:lang w:val="en-US"/>
        </w:rPr>
        <w:t xml:space="preserve"> the following:</w:t>
      </w:r>
    </w:p>
    <w:p w14:paraId="0444F00A" w14:textId="77777777" w:rsidR="00250A2F" w:rsidRPr="002C3B95" w:rsidRDefault="00250A2F" w:rsidP="00250A2F">
      <w:pPr>
        <w:pStyle w:val="ListParagraph"/>
        <w:numPr>
          <w:ilvl w:val="1"/>
          <w:numId w:val="3"/>
        </w:numPr>
        <w:rPr>
          <w:rFonts w:ascii="Times New Roman" w:hAnsi="Times New Roman" w:cs="Times New Roman"/>
          <w:sz w:val="22"/>
          <w:szCs w:val="24"/>
          <w:lang w:val="en-US"/>
        </w:rPr>
      </w:pPr>
      <w:r w:rsidRPr="002C3B95">
        <w:rPr>
          <w:rFonts w:ascii="Times New Roman" w:hAnsi="Times New Roman" w:cs="Times New Roman"/>
          <w:sz w:val="22"/>
          <w:szCs w:val="24"/>
          <w:lang w:val="en-US"/>
        </w:rPr>
        <w:t>Maximum: 14.9 mm at 200°C, 20 mm radius, 40° wall angle.</w:t>
      </w:r>
    </w:p>
    <w:p w14:paraId="63B95A57" w14:textId="77777777" w:rsidR="00250A2F" w:rsidRPr="002C3B95" w:rsidRDefault="00250A2F" w:rsidP="00250A2F">
      <w:pPr>
        <w:pStyle w:val="ListParagraph"/>
        <w:numPr>
          <w:ilvl w:val="1"/>
          <w:numId w:val="3"/>
        </w:numPr>
        <w:rPr>
          <w:rFonts w:ascii="Times New Roman" w:hAnsi="Times New Roman" w:cs="Times New Roman"/>
          <w:sz w:val="22"/>
          <w:szCs w:val="24"/>
          <w:lang w:val="en-US"/>
        </w:rPr>
      </w:pPr>
      <w:r w:rsidRPr="002C3B95">
        <w:rPr>
          <w:rFonts w:ascii="Times New Roman" w:hAnsi="Times New Roman" w:cs="Times New Roman"/>
          <w:sz w:val="22"/>
          <w:szCs w:val="24"/>
          <w:lang w:val="en-US"/>
        </w:rPr>
        <w:t>Minimum: 3.6 mm at 160°C, 50° wall angle, without rotation.</w:t>
      </w:r>
    </w:p>
    <w:p w14:paraId="58CBA9F9" w14:textId="77777777" w:rsidR="00250A2F" w:rsidRPr="002C3B95" w:rsidRDefault="00250A2F" w:rsidP="00250A2F">
      <w:pPr>
        <w:spacing w:before="160"/>
        <w:rPr>
          <w:rFonts w:ascii="Times New Roman" w:hAnsi="Times New Roman" w:cs="Times New Roman"/>
          <w:b/>
          <w:bCs/>
          <w:sz w:val="24"/>
          <w:szCs w:val="24"/>
        </w:rPr>
      </w:pPr>
      <w:r w:rsidRPr="002C3B95">
        <w:rPr>
          <w:rFonts w:ascii="Times New Roman" w:hAnsi="Times New Roman" w:cs="Times New Roman"/>
          <w:b/>
          <w:bCs/>
          <w:sz w:val="24"/>
          <w:szCs w:val="24"/>
        </w:rPr>
        <w:t>2.4.5 Conclusions:</w:t>
      </w:r>
    </w:p>
    <w:p w14:paraId="1844A4A7" w14:textId="77777777" w:rsidR="00250A2F" w:rsidRPr="002C3B95" w:rsidRDefault="00250A2F" w:rsidP="00250A2F">
      <w:pPr>
        <w:ind w:firstLine="360"/>
        <w:jc w:val="left"/>
        <w:rPr>
          <w:rFonts w:ascii="Times New Roman" w:eastAsia="Times New Roman" w:hAnsi="Times New Roman" w:cs="Times New Roman"/>
          <w:kern w:val="0"/>
          <w:sz w:val="22"/>
          <w:lang w:val="en-US"/>
        </w:rPr>
      </w:pPr>
      <w:r w:rsidRPr="002C3B95">
        <w:rPr>
          <w:rFonts w:ascii="Times New Roman" w:eastAsia="Times New Roman" w:hAnsi="Times New Roman" w:cs="Times New Roman"/>
          <w:kern w:val="0"/>
          <w:sz w:val="22"/>
          <w:lang w:val="en-US"/>
        </w:rPr>
        <w:t xml:space="preserve">The researcher successfully created the Python CAM System and was able to successfully </w:t>
      </w:r>
      <w:proofErr w:type="gramStart"/>
      <w:r w:rsidRPr="002C3B95">
        <w:rPr>
          <w:rFonts w:ascii="Times New Roman" w:eastAsia="Times New Roman" w:hAnsi="Times New Roman" w:cs="Times New Roman"/>
          <w:kern w:val="0"/>
          <w:sz w:val="22"/>
          <w:lang w:val="en-US"/>
        </w:rPr>
        <w:t>generated</w:t>
      </w:r>
      <w:proofErr w:type="gramEnd"/>
      <w:r w:rsidRPr="002C3B95">
        <w:rPr>
          <w:rFonts w:ascii="Times New Roman" w:eastAsia="Times New Roman" w:hAnsi="Times New Roman" w:cs="Times New Roman"/>
          <w:kern w:val="0"/>
          <w:sz w:val="22"/>
          <w:lang w:val="en-US"/>
        </w:rPr>
        <w:t xml:space="preserve"> tool paths from STL data, that also smoothed the process of incremental forming, improved the flexibility of the existing toolpath generation methods, and allowed the support arbitrary shapes, ultimately creating a system that could be used in production environments.</w:t>
      </w:r>
    </w:p>
    <w:p w14:paraId="47F4A9DE" w14:textId="3DFDC4E3" w:rsidR="006C0948" w:rsidRDefault="00250A2F" w:rsidP="00250A2F">
      <w:r w:rsidRPr="002C3B95">
        <w:rPr>
          <w:rFonts w:ascii="Times New Roman" w:eastAsia="Times New Roman" w:hAnsi="Times New Roman" w:cs="Times New Roman"/>
          <w:kern w:val="0"/>
          <w:sz w:val="22"/>
          <w:lang w:val="en-US"/>
        </w:rPr>
        <w:tab/>
        <w:t xml:space="preserve">The CAM system that was created in this previous research A was used as a starting point for the CAM system that will be shown later, there are a lot of similar aspects but also some improvements from what is shown here. </w:t>
      </w:r>
    </w:p>
    <w:sectPr w:rsidR="006C0948">
      <w:pgSz w:w="12240" w:h="15840"/>
      <w:pgMar w:top="1985" w:right="1701" w:bottom="1701"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mir Yilmaz" w:date="2025-04-29T15:51:00Z" w:initials="P">
    <w:p w14:paraId="2B8C0E63" w14:textId="77777777" w:rsidR="00250A2F" w:rsidRDefault="00250A2F" w:rsidP="00250A2F">
      <w:pPr>
        <w:jc w:val="left"/>
      </w:pPr>
      <w:r>
        <w:rPr>
          <w:rStyle w:val="CommentReference"/>
        </w:rPr>
        <w:annotationRef/>
      </w:r>
      <w:r>
        <w:rPr>
          <w:color w:val="007F7F"/>
          <w:sz w:val="20"/>
          <w:szCs w:val="20"/>
          <w:u w:val="single"/>
        </w:rPr>
        <w:t>(</w:t>
      </w:r>
      <w:r>
        <w:rPr>
          <w:b/>
          <w:bCs/>
          <w:color w:val="007F7F"/>
          <w:sz w:val="20"/>
          <w:szCs w:val="20"/>
          <w:u w:val="single"/>
        </w:rPr>
        <w:t>Table titles need to be written at the top</w:t>
      </w:r>
      <w:r>
        <w:rPr>
          <w:color w:val="007F7F"/>
          <w:sz w:val="20"/>
          <w:szCs w:val="20"/>
          <w:u w:val="single"/>
        </w:rPr>
        <w:t>, for figures bottom is okay)</w:t>
      </w:r>
      <w:r>
        <w:rPr>
          <w:color w:val="000000"/>
          <w:sz w:val="20"/>
          <w:szCs w:val="20"/>
        </w:rPr>
        <w:t xml:space="preserve"> </w:t>
      </w:r>
    </w:p>
  </w:comment>
  <w:comment w:id="10" w:author="Emir Yilmaz" w:date="2025-04-29T15:51:00Z" w:initials="P">
    <w:p w14:paraId="3710B1E0" w14:textId="77777777" w:rsidR="00250A2F" w:rsidRDefault="00250A2F" w:rsidP="00250A2F">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12" w:author="Emir Yilmaz" w:date="2025-04-29T15:52:00Z" w:initials="P">
    <w:p w14:paraId="1684A3E9" w14:textId="77777777" w:rsidR="00250A2F" w:rsidRDefault="00250A2F" w:rsidP="00250A2F">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14" w:author="Emir Yilmaz" w:date="2025-04-29T15:52:00Z" w:initials="P">
    <w:p w14:paraId="7990EAB2" w14:textId="77777777" w:rsidR="00250A2F" w:rsidRDefault="00250A2F" w:rsidP="00250A2F">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17" w:author="Emir Yilmaz" w:date="2025-04-28T13:09:00Z" w:initials="P">
    <w:p w14:paraId="4788B2B0" w14:textId="77777777" w:rsidR="00250A2F" w:rsidRDefault="00250A2F" w:rsidP="00250A2F">
      <w:pPr>
        <w:jc w:val="left"/>
      </w:pPr>
      <w:r>
        <w:rPr>
          <w:rStyle w:val="CommentReference"/>
        </w:rPr>
        <w:annotationRef/>
      </w:r>
      <w:r>
        <w:rPr>
          <w:color w:val="000000"/>
          <w:sz w:val="20"/>
          <w:szCs w:val="20"/>
        </w:rPr>
        <w:t>Better to create a notes file and copy &amp; paste the code there.</w:t>
      </w:r>
    </w:p>
    <w:p w14:paraId="623BE5DF" w14:textId="77777777" w:rsidR="00250A2F" w:rsidRDefault="00250A2F" w:rsidP="00250A2F">
      <w:pPr>
        <w:jc w:val="left"/>
      </w:pPr>
      <w:r>
        <w:rPr>
          <w:color w:val="000000"/>
          <w:sz w:val="20"/>
          <w:szCs w:val="20"/>
        </w:rPr>
        <w:t xml:space="preserve">It’s not scientific to merely paste a screenshot of your code. </w:t>
      </w:r>
    </w:p>
    <w:p w14:paraId="2EEE9758" w14:textId="77777777" w:rsidR="00250A2F" w:rsidRDefault="00250A2F" w:rsidP="00250A2F">
      <w:pPr>
        <w:jc w:val="left"/>
      </w:pPr>
      <w:r>
        <w:rPr>
          <w:color w:val="000000"/>
          <w:sz w:val="20"/>
          <w:szCs w:val="20"/>
        </w:rPr>
        <w:t xml:space="preserve">If you have the code in a note format, it would be easier for next person to use it. So please prepare accordingly.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8C0E63" w15:done="0"/>
  <w15:commentEx w15:paraId="3710B1E0" w15:done="0"/>
  <w15:commentEx w15:paraId="1684A3E9" w15:done="0"/>
  <w15:commentEx w15:paraId="7990EAB2" w15:done="0"/>
  <w15:commentEx w15:paraId="2EEE97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2338E3" w16cex:dateUtc="2025-04-29T06:51:00Z">
    <w16cex:extLst>
      <w16:ext w16:uri="{CE6994B0-6A32-4C9F-8C6B-6E91EDA988CE}">
        <cr:reactions xmlns:cr="http://schemas.microsoft.com/office/comments/2020/reactions">
          <cr:reaction reactionType="1">
            <cr:reactionInfo dateUtc="2025-05-07T04:23:25Z">
              <cr:user userId="S::A2177802@eagle.sophia.ac.jp::87f3421f-7e5f-4328-a49b-3eb6eaf73452" userProvider="AD" userName="KARTER MAKOTOWINGTIM WONG"/>
            </cr:reactionInfo>
          </cr:reaction>
        </cr:reactions>
      </w16:ext>
    </w16cex:extLst>
  </w16cex:commentExtensible>
  <w16cex:commentExtensible w16cex:durableId="23E22D5B" w16cex:dateUtc="2025-04-29T06:51:00Z"/>
  <w16cex:commentExtensible w16cex:durableId="463500A8" w16cex:dateUtc="2025-04-29T06:52:00Z"/>
  <w16cex:commentExtensible w16cex:durableId="1C4AF424" w16cex:dateUtc="2025-04-29T06:52:00Z"/>
  <w16cex:commentExtensible w16cex:durableId="0F0F3B66" w16cex:dateUtc="2025-04-28T04:09:00Z">
    <w16cex:extLst>
      <w16:ext w16:uri="{CE6994B0-6A32-4C9F-8C6B-6E91EDA988CE}">
        <cr:reactions xmlns:cr="http://schemas.microsoft.com/office/comments/2020/reactions">
          <cr:reaction reactionType="1">
            <cr:reactionInfo dateUtc="2025-05-07T06:22:37Z">
              <cr:user userId="S::A2177802@eagle.sophia.ac.jp::87f3421f-7e5f-4328-a49b-3eb6eaf73452" userProvider="AD" userName="KARTER MAKOTOWINGTIM WON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8C0E63" w16cid:durableId="512338E3"/>
  <w16cid:commentId w16cid:paraId="3710B1E0" w16cid:durableId="23E22D5B"/>
  <w16cid:commentId w16cid:paraId="1684A3E9" w16cid:durableId="463500A8"/>
  <w16cid:commentId w16cid:paraId="7990EAB2" w16cid:durableId="1C4AF424"/>
  <w16cid:commentId w16cid:paraId="2EEE9758" w16cid:durableId="0F0F3B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F8AE6" w14:textId="77777777" w:rsidR="00BB00D7" w:rsidRDefault="00BB00D7" w:rsidP="00250A2F">
      <w:r>
        <w:separator/>
      </w:r>
    </w:p>
  </w:endnote>
  <w:endnote w:type="continuationSeparator" w:id="0">
    <w:p w14:paraId="64C48A9F" w14:textId="77777777" w:rsidR="00BB00D7" w:rsidRDefault="00BB00D7" w:rsidP="0025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57E22" w14:textId="77777777" w:rsidR="00BB00D7" w:rsidRDefault="00BB00D7" w:rsidP="00250A2F">
      <w:r>
        <w:separator/>
      </w:r>
    </w:p>
  </w:footnote>
  <w:footnote w:type="continuationSeparator" w:id="0">
    <w:p w14:paraId="3FBF0AED" w14:textId="77777777" w:rsidR="00BB00D7" w:rsidRDefault="00BB00D7" w:rsidP="00250A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2E"/>
    <w:multiLevelType w:val="multilevel"/>
    <w:tmpl w:val="C234D3B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593345"/>
    <w:multiLevelType w:val="hybridMultilevel"/>
    <w:tmpl w:val="17CADF2E"/>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146CE0"/>
    <w:multiLevelType w:val="hybridMultilevel"/>
    <w:tmpl w:val="14869E3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6F5144"/>
    <w:multiLevelType w:val="multilevel"/>
    <w:tmpl w:val="C080864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0EE5905"/>
    <w:multiLevelType w:val="hybridMultilevel"/>
    <w:tmpl w:val="DA42CD46"/>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21E6E"/>
    <w:multiLevelType w:val="multilevel"/>
    <w:tmpl w:val="1C9CFD3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743A70"/>
    <w:multiLevelType w:val="multilevel"/>
    <w:tmpl w:val="36F0147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1DA42DD"/>
    <w:multiLevelType w:val="multilevel"/>
    <w:tmpl w:val="B8C62026"/>
    <w:lvl w:ilvl="0">
      <w:start w:val="2"/>
      <w:numFmt w:val="decimal"/>
      <w:lvlText w:val="%1"/>
      <w:lvlJc w:val="left"/>
      <w:pPr>
        <w:ind w:left="480" w:hanging="480"/>
      </w:pPr>
      <w:rPr>
        <w:rFonts w:hint="default"/>
        <w:b w:val="0"/>
      </w:rPr>
    </w:lvl>
    <w:lvl w:ilvl="1">
      <w:start w:val="2"/>
      <w:numFmt w:val="decimal"/>
      <w:lvlText w:val="%1.%2"/>
      <w:lvlJc w:val="left"/>
      <w:pPr>
        <w:ind w:left="480" w:hanging="480"/>
      </w:pPr>
      <w:rPr>
        <w:rFonts w:hint="default"/>
        <w:b w:val="0"/>
      </w:rPr>
    </w:lvl>
    <w:lvl w:ilvl="2">
      <w:start w:val="5"/>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7824453A"/>
    <w:multiLevelType w:val="hybridMultilevel"/>
    <w:tmpl w:val="216C7974"/>
    <w:lvl w:ilvl="0" w:tplc="9BA46CC6">
      <w:start w:val="2"/>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331F0D"/>
    <w:multiLevelType w:val="multilevel"/>
    <w:tmpl w:val="C260534A"/>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115714694">
    <w:abstractNumId w:val="1"/>
  </w:num>
  <w:num w:numId="2" w16cid:durableId="1552957191">
    <w:abstractNumId w:val="4"/>
  </w:num>
  <w:num w:numId="3" w16cid:durableId="986974769">
    <w:abstractNumId w:val="2"/>
  </w:num>
  <w:num w:numId="4" w16cid:durableId="1004673887">
    <w:abstractNumId w:val="3"/>
  </w:num>
  <w:num w:numId="5" w16cid:durableId="2086490819">
    <w:abstractNumId w:val="5"/>
  </w:num>
  <w:num w:numId="6" w16cid:durableId="216286735">
    <w:abstractNumId w:val="9"/>
  </w:num>
  <w:num w:numId="7" w16cid:durableId="1835604951">
    <w:abstractNumId w:val="8"/>
  </w:num>
  <w:num w:numId="8" w16cid:durableId="1316448690">
    <w:abstractNumId w:val="10"/>
  </w:num>
  <w:num w:numId="9" w16cid:durableId="170415996">
    <w:abstractNumId w:val="6"/>
  </w:num>
  <w:num w:numId="10" w16cid:durableId="101848101">
    <w:abstractNumId w:val="0"/>
  </w:num>
  <w:num w:numId="11" w16cid:durableId="143956656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r Yilmaz">
    <w15:presenceInfo w15:providerId="AD" w15:userId="S::01029653@sophiamail.sophia.ac.jp::102e25ac-5227-4df5-9325-7eb2680f55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948"/>
    <w:rsid w:val="00153B85"/>
    <w:rsid w:val="00250A2F"/>
    <w:rsid w:val="005D40C5"/>
    <w:rsid w:val="006C0948"/>
    <w:rsid w:val="008531C5"/>
    <w:rsid w:val="00BB00D7"/>
    <w:rsid w:val="00CB30B8"/>
    <w:rsid w:val="00DA7D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8A920"/>
  <w15:chartTrackingRefBased/>
  <w15:docId w15:val="{DDB6787B-85DF-4A7B-8456-10F556A62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A2F"/>
    <w:pPr>
      <w:spacing w:after="0" w:line="240" w:lineRule="auto"/>
      <w:jc w:val="both"/>
    </w:pPr>
    <w:rPr>
      <w:sz w:val="21"/>
      <w:szCs w:val="22"/>
      <w:lang w:val="en"/>
      <w14:ligatures w14:val="none"/>
    </w:rPr>
  </w:style>
  <w:style w:type="paragraph" w:styleId="Heading1">
    <w:name w:val="heading 1"/>
    <w:basedOn w:val="Normal"/>
    <w:next w:val="Normal"/>
    <w:link w:val="Heading1Char"/>
    <w:uiPriority w:val="9"/>
    <w:qFormat/>
    <w:rsid w:val="006C09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9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9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9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9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9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9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9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9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9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9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9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9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9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948"/>
    <w:rPr>
      <w:rFonts w:eastAsiaTheme="majorEastAsia" w:cstheme="majorBidi"/>
      <w:color w:val="272727" w:themeColor="text1" w:themeTint="D8"/>
    </w:rPr>
  </w:style>
  <w:style w:type="paragraph" w:styleId="Title">
    <w:name w:val="Title"/>
    <w:basedOn w:val="Normal"/>
    <w:next w:val="Normal"/>
    <w:link w:val="TitleChar"/>
    <w:uiPriority w:val="10"/>
    <w:qFormat/>
    <w:rsid w:val="006C09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948"/>
    <w:pPr>
      <w:spacing w:before="160"/>
      <w:jc w:val="center"/>
    </w:pPr>
    <w:rPr>
      <w:i/>
      <w:iCs/>
      <w:color w:val="404040" w:themeColor="text1" w:themeTint="BF"/>
    </w:rPr>
  </w:style>
  <w:style w:type="character" w:customStyle="1" w:styleId="QuoteChar">
    <w:name w:val="Quote Char"/>
    <w:basedOn w:val="DefaultParagraphFont"/>
    <w:link w:val="Quote"/>
    <w:uiPriority w:val="29"/>
    <w:rsid w:val="006C0948"/>
    <w:rPr>
      <w:i/>
      <w:iCs/>
      <w:color w:val="404040" w:themeColor="text1" w:themeTint="BF"/>
    </w:rPr>
  </w:style>
  <w:style w:type="paragraph" w:styleId="ListParagraph">
    <w:name w:val="List Paragraph"/>
    <w:basedOn w:val="Normal"/>
    <w:uiPriority w:val="34"/>
    <w:qFormat/>
    <w:rsid w:val="006C0948"/>
    <w:pPr>
      <w:ind w:left="720"/>
      <w:contextualSpacing/>
    </w:pPr>
  </w:style>
  <w:style w:type="character" w:styleId="IntenseEmphasis">
    <w:name w:val="Intense Emphasis"/>
    <w:basedOn w:val="DefaultParagraphFont"/>
    <w:uiPriority w:val="21"/>
    <w:qFormat/>
    <w:rsid w:val="006C0948"/>
    <w:rPr>
      <w:i/>
      <w:iCs/>
      <w:color w:val="0F4761" w:themeColor="accent1" w:themeShade="BF"/>
    </w:rPr>
  </w:style>
  <w:style w:type="paragraph" w:styleId="IntenseQuote">
    <w:name w:val="Intense Quote"/>
    <w:basedOn w:val="Normal"/>
    <w:next w:val="Normal"/>
    <w:link w:val="IntenseQuoteChar"/>
    <w:uiPriority w:val="30"/>
    <w:qFormat/>
    <w:rsid w:val="006C09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948"/>
    <w:rPr>
      <w:i/>
      <w:iCs/>
      <w:color w:val="0F4761" w:themeColor="accent1" w:themeShade="BF"/>
    </w:rPr>
  </w:style>
  <w:style w:type="character" w:styleId="IntenseReference">
    <w:name w:val="Intense Reference"/>
    <w:basedOn w:val="DefaultParagraphFont"/>
    <w:uiPriority w:val="32"/>
    <w:qFormat/>
    <w:rsid w:val="006C0948"/>
    <w:rPr>
      <w:b/>
      <w:bCs/>
      <w:smallCaps/>
      <w:color w:val="0F4761" w:themeColor="accent1" w:themeShade="BF"/>
      <w:spacing w:val="5"/>
    </w:rPr>
  </w:style>
  <w:style w:type="paragraph" w:styleId="Header">
    <w:name w:val="header"/>
    <w:basedOn w:val="Normal"/>
    <w:link w:val="HeaderChar"/>
    <w:uiPriority w:val="99"/>
    <w:unhideWhenUsed/>
    <w:rsid w:val="00250A2F"/>
    <w:pPr>
      <w:tabs>
        <w:tab w:val="center" w:pos="4419"/>
        <w:tab w:val="right" w:pos="8838"/>
      </w:tabs>
    </w:pPr>
  </w:style>
  <w:style w:type="character" w:customStyle="1" w:styleId="HeaderChar">
    <w:name w:val="Header Char"/>
    <w:basedOn w:val="DefaultParagraphFont"/>
    <w:link w:val="Header"/>
    <w:uiPriority w:val="99"/>
    <w:rsid w:val="00250A2F"/>
  </w:style>
  <w:style w:type="paragraph" w:styleId="Footer">
    <w:name w:val="footer"/>
    <w:basedOn w:val="Normal"/>
    <w:link w:val="FooterChar"/>
    <w:uiPriority w:val="99"/>
    <w:unhideWhenUsed/>
    <w:rsid w:val="00250A2F"/>
    <w:pPr>
      <w:tabs>
        <w:tab w:val="center" w:pos="4419"/>
        <w:tab w:val="right" w:pos="8838"/>
      </w:tabs>
    </w:pPr>
  </w:style>
  <w:style w:type="character" w:customStyle="1" w:styleId="FooterChar">
    <w:name w:val="Footer Char"/>
    <w:basedOn w:val="DefaultParagraphFont"/>
    <w:link w:val="Footer"/>
    <w:uiPriority w:val="99"/>
    <w:rsid w:val="00250A2F"/>
  </w:style>
  <w:style w:type="table" w:styleId="TableGrid">
    <w:name w:val="Table Grid"/>
    <w:basedOn w:val="TableNormal"/>
    <w:uiPriority w:val="39"/>
    <w:rsid w:val="00250A2F"/>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50A2F"/>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2583</Words>
  <Characters>14725</Characters>
  <Application>Microsoft Office Word</Application>
  <DocSecurity>0</DocSecurity>
  <Lines>122</Lines>
  <Paragraphs>34</Paragraphs>
  <ScaleCrop>false</ScaleCrop>
  <Company/>
  <LinksUpToDate>false</LinksUpToDate>
  <CharactersWithSpaces>17274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5</cp:revision>
  <dcterms:created xsi:type="dcterms:W3CDTF">2025-05-08T00:52:00Z</dcterms:created>
  <dcterms:modified xsi:type="dcterms:W3CDTF">2025-05-08T01:00:00Z</dcterms:modified>
</cp:coreProperties>
</file>